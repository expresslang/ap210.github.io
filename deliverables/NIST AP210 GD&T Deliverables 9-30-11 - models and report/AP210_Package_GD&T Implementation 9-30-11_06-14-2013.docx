
<file path=[Content_Types].xml><?xml version="1.0" encoding="utf-8"?>
<Types xmlns="http://schemas.openxmlformats.org/package/2006/content-types">
  <Override PartName="/docProps/core.xml" ContentType="application/vnd.openxmlformats-package.core-properties+xml"/>
  <Override PartName="/docProps/app.xml" ContentType="application/vnd.openxmlformats-officedocument.extended-properties+xml"/>
  <Default Extension="emf" ContentType="image/x-emf"/>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B41564" w:rsidRDefault="00895835" w:rsidP="00E90734">
      <w:pPr>
        <w:pStyle w:val="Heading1"/>
        <w:jc w:val="center"/>
      </w:pPr>
      <w:r>
        <w:t>Representation</w:t>
      </w:r>
      <w:r w:rsidR="00B41564">
        <w:t xml:space="preserve"> of GD&amp;T </w:t>
      </w:r>
      <w:r>
        <w:t xml:space="preserve">annotations </w:t>
      </w:r>
      <w:r w:rsidR="00B41564">
        <w:t>in the context of STEP AP210 package models</w:t>
      </w:r>
    </w:p>
    <w:p w:rsidR="00F75F4C" w:rsidRDefault="00E90734" w:rsidP="00832B78">
      <w:pPr>
        <w:pStyle w:val="Heading4"/>
        <w:jc w:val="center"/>
      </w:pPr>
      <w:r>
        <w:t>James Stori, SFM Technology, Inc.</w:t>
      </w:r>
    </w:p>
    <w:p w:rsidR="00F75F4C" w:rsidRDefault="00E606AA" w:rsidP="00832B78">
      <w:pPr>
        <w:pStyle w:val="Heading4"/>
        <w:jc w:val="center"/>
      </w:pPr>
      <w:r>
        <w:t>Kevin Brady, NIST</w:t>
      </w:r>
    </w:p>
    <w:p w:rsidR="00896807" w:rsidRDefault="00F75F4C">
      <w:pPr>
        <w:ind w:left="2880" w:firstLine="720"/>
      </w:pPr>
      <w:r>
        <w:t>Allison Barnard Feeney, NIST</w:t>
      </w:r>
    </w:p>
    <w:p w:rsidR="00E90734" w:rsidRPr="00E90734" w:rsidRDefault="00F75F4C" w:rsidP="00832B78">
      <w:pPr>
        <w:pStyle w:val="Heading4"/>
        <w:jc w:val="center"/>
      </w:pPr>
      <w:r>
        <w:t>Thomas Thurman, Rockwell Collins, Inc. (retired)</w:t>
      </w:r>
      <w:r w:rsidR="00E90734">
        <w:br/>
      </w:r>
      <w:ins w:id="0" w:author="Thomas Thurman" w:date="2013-06-14T15:36:00Z">
        <w:r w:rsidR="009F6A62">
          <w:t>JUNE 14</w:t>
        </w:r>
      </w:ins>
      <w:del w:id="1" w:author="Thomas Thurman" w:date="2013-06-14T15:36:00Z">
        <w:r w:rsidR="000E13FB" w:rsidDel="009F6A62">
          <w:delText>May 18</w:delText>
        </w:r>
        <w:r w:rsidDel="009F6A62">
          <w:delText>,</w:delText>
        </w:r>
      </w:del>
      <w:r>
        <w:t xml:space="preserve"> 2</w:t>
      </w:r>
      <w:ins w:id="2" w:author="Thomas Thurman" w:date="2013-06-14T15:36:00Z">
        <w:r w:rsidR="009F6A62">
          <w:t>013</w:t>
        </w:r>
      </w:ins>
      <w:del w:id="3" w:author="Thomas Thurman" w:date="2013-06-14T15:36:00Z">
        <w:r w:rsidDel="009F6A62">
          <w:delText>112</w:delText>
        </w:r>
      </w:del>
    </w:p>
    <w:p w:rsidR="00832B78" w:rsidRDefault="00832B78" w:rsidP="00B41564"/>
    <w:p w:rsidR="00B670FF" w:rsidRDefault="0057634F" w:rsidP="00B41564">
      <w:r>
        <w:t xml:space="preserve">The ability to represent </w:t>
      </w:r>
      <w:r w:rsidR="00313DBD">
        <w:t>geometric dimension and tolerance (</w:t>
      </w:r>
      <w:r>
        <w:t>GD&amp;T</w:t>
      </w:r>
      <w:r w:rsidR="00313DBD">
        <w:t>)</w:t>
      </w:r>
      <w:r>
        <w:t xml:space="preserve"> annotations </w:t>
      </w:r>
      <w:r w:rsidR="00313DBD">
        <w:t xml:space="preserve">is critical to the </w:t>
      </w:r>
      <w:r w:rsidR="00677954">
        <w:t>successful</w:t>
      </w:r>
      <w:r w:rsidR="00313DBD">
        <w:t xml:space="preserve"> </w:t>
      </w:r>
      <w:r w:rsidR="008104C6">
        <w:t xml:space="preserve">application </w:t>
      </w:r>
      <w:r w:rsidR="00E508DC">
        <w:t xml:space="preserve">of </w:t>
      </w:r>
      <w:r w:rsidR="008104C6">
        <w:t>digital product models</w:t>
      </w:r>
      <w:r w:rsidR="008104C6" w:rsidDel="008104C6">
        <w:t xml:space="preserve"> </w:t>
      </w:r>
      <w:r w:rsidR="00E508DC">
        <w:t>to</w:t>
      </w:r>
      <w:r w:rsidR="00313DBD">
        <w:t xml:space="preserve"> </w:t>
      </w:r>
      <w:r w:rsidR="00E508DC">
        <w:t xml:space="preserve">manufacturing industry needs for communication and archival of </w:t>
      </w:r>
      <w:r w:rsidR="00313DBD">
        <w:t xml:space="preserve">product </w:t>
      </w:r>
      <w:r w:rsidR="00416A6B">
        <w:t xml:space="preserve">and </w:t>
      </w:r>
      <w:r w:rsidR="00313DBD">
        <w:t>manufacturing information (PMI)</w:t>
      </w:r>
      <w:r w:rsidR="008104C6">
        <w:t>.</w:t>
      </w:r>
      <w:r w:rsidR="00677954">
        <w:t xml:space="preserve"> </w:t>
      </w:r>
      <w:r w:rsidR="00E508DC">
        <w:t>T</w:t>
      </w:r>
      <w:r w:rsidR="00677954">
        <w:t>he ISO-10303</w:t>
      </w:r>
      <w:r w:rsidR="000B2CD8">
        <w:t xml:space="preserve"> </w:t>
      </w:r>
      <w:r w:rsidR="00E1635F">
        <w:t>(</w:t>
      </w:r>
      <w:r w:rsidR="000B2CD8">
        <w:t>STEP</w:t>
      </w:r>
      <w:r w:rsidR="00E1635F">
        <w:t>)</w:t>
      </w:r>
      <w:r w:rsidR="00677954">
        <w:t xml:space="preserve"> standard</w:t>
      </w:r>
      <w:r w:rsidR="00E508DC">
        <w:t xml:space="preserve"> provide</w:t>
      </w:r>
      <w:r w:rsidR="000B2CD8">
        <w:t>s</w:t>
      </w:r>
      <w:r w:rsidR="00E508DC">
        <w:t xml:space="preserve"> product data models that reflect the technical content of the relevant ASME and ISO standards</w:t>
      </w:r>
      <w:r w:rsidR="00677954">
        <w:t xml:space="preserve">. </w:t>
      </w:r>
      <w:r w:rsidR="0047119F" w:rsidRPr="0047119F">
        <w:t xml:space="preserve">Industry groups including the Long Term Data Archiving </w:t>
      </w:r>
      <w:r w:rsidR="004A2497">
        <w:t xml:space="preserve">and Retrieval </w:t>
      </w:r>
      <w:r w:rsidR="00416A6B" w:rsidRPr="00416A6B">
        <w:t xml:space="preserve">Consortium </w:t>
      </w:r>
      <w:r w:rsidR="0047119F" w:rsidRPr="0047119F">
        <w:t xml:space="preserve">(LOTAR) recognize this need and provide active support to continued development of the STEP </w:t>
      </w:r>
      <w:r w:rsidR="00B84E50">
        <w:t>standard</w:t>
      </w:r>
      <w:r w:rsidR="0047119F" w:rsidRPr="0047119F">
        <w:t xml:space="preserve"> as the relevant ASME and ISO standards are updated</w:t>
      </w:r>
      <w:r w:rsidR="0047119F">
        <w:t xml:space="preserve">. </w:t>
      </w:r>
      <w:r w:rsidR="00677954">
        <w:t>ISO 10303-210</w:t>
      </w:r>
      <w:r w:rsidR="00F3797D">
        <w:t>:2011</w:t>
      </w:r>
      <w:r w:rsidR="00E508DC">
        <w:t xml:space="preserve"> (AP</w:t>
      </w:r>
      <w:ins w:id="4" w:author="Thomas Thurman" w:date="2013-06-14T15:33:00Z">
        <w:r w:rsidR="009F6A62">
          <w:t xml:space="preserve"> </w:t>
        </w:r>
      </w:ins>
      <w:r w:rsidR="00E508DC">
        <w:t>210)</w:t>
      </w:r>
      <w:r w:rsidR="00677954">
        <w:t xml:space="preserve"> is the application protocol </w:t>
      </w:r>
      <w:r w:rsidR="00B84E50">
        <w:t xml:space="preserve">part </w:t>
      </w:r>
      <w:r w:rsidR="00677954">
        <w:t xml:space="preserve">of STEP that addresses </w:t>
      </w:r>
      <w:r w:rsidR="00677954" w:rsidRPr="00677954">
        <w:t xml:space="preserve">electronic </w:t>
      </w:r>
      <w:r w:rsidR="0086216E">
        <w:t xml:space="preserve">design, focusing on requirements, </w:t>
      </w:r>
      <w:r w:rsidR="0086216E" w:rsidRPr="00677954">
        <w:t>assembly</w:t>
      </w:r>
      <w:r w:rsidR="0086216E">
        <w:t>,</w:t>
      </w:r>
      <w:r w:rsidR="0086216E" w:rsidRPr="00677954">
        <w:t xml:space="preserve"> interconnects</w:t>
      </w:r>
      <w:r w:rsidR="00677954" w:rsidRPr="00677954">
        <w:t xml:space="preserve"> and packaging</w:t>
      </w:r>
      <w:r w:rsidR="00677954">
        <w:t xml:space="preserve">. </w:t>
      </w:r>
      <w:r w:rsidR="00E508DC">
        <w:t>The AP</w:t>
      </w:r>
      <w:ins w:id="5" w:author="Thomas Thurman" w:date="2013-06-14T15:33:00Z">
        <w:r w:rsidR="009F6A62">
          <w:t xml:space="preserve"> </w:t>
        </w:r>
      </w:ins>
      <w:r w:rsidR="00E508DC">
        <w:t>210 developers understood the central role of component library data to the electronic design process and provided a robust</w:t>
      </w:r>
      <w:r w:rsidR="002C552A">
        <w:t xml:space="preserve"> standard</w:t>
      </w:r>
      <w:r w:rsidR="00E508DC">
        <w:t xml:space="preserve"> product model</w:t>
      </w:r>
      <w:r w:rsidR="00F3797D">
        <w:t xml:space="preserve"> in the 2011 edition of the standard</w:t>
      </w:r>
      <w:r w:rsidR="00E508DC">
        <w:t xml:space="preserve"> to support that role. The AP</w:t>
      </w:r>
      <w:ins w:id="6" w:author="Thomas Thurman" w:date="2013-06-14T15:33:00Z">
        <w:r w:rsidR="009F6A62">
          <w:t xml:space="preserve"> </w:t>
        </w:r>
      </w:ins>
      <w:r w:rsidR="00E508DC">
        <w:t>210 package model provides a me</w:t>
      </w:r>
      <w:r w:rsidR="00224627">
        <w:t>chanical view of a component that is not an abstract geometric model but is electronic domain specific to support integration in a cohesive component library model. The AP</w:t>
      </w:r>
      <w:ins w:id="7" w:author="Thomas Thurman" w:date="2013-06-14T15:33:00Z">
        <w:r w:rsidR="009F6A62">
          <w:t xml:space="preserve"> </w:t>
        </w:r>
      </w:ins>
      <w:r w:rsidR="00224627">
        <w:t>210 package model does support complete stand-alone implementations</w:t>
      </w:r>
      <w:r w:rsidR="00A36CBE">
        <w:t xml:space="preserve"> and the files created may be incorporated into a more comprehensive library model at a later time</w:t>
      </w:r>
      <w:r w:rsidR="00E508DC">
        <w:t xml:space="preserve">. </w:t>
      </w:r>
      <w:r w:rsidR="00773868">
        <w:t xml:space="preserve">The context for an </w:t>
      </w:r>
      <w:del w:id="8" w:author="Thomas Thurman" w:date="2013-06-14T15:34:00Z">
        <w:r w:rsidR="00773868" w:rsidDel="009F6A62">
          <w:delText xml:space="preserve">AP210 </w:delText>
        </w:r>
      </w:del>
      <w:ins w:id="9" w:author="Thomas Thurman" w:date="2013-06-14T15:34:00Z">
        <w:r w:rsidR="009F6A62">
          <w:t>AP 210</w:t>
        </w:r>
      </w:ins>
      <w:r w:rsidR="00773868">
        <w:t>package model is communication from a component supplier to a customer for the purpose of successfully including the component in the customer’s design. In order to be consi</w:t>
      </w:r>
      <w:r w:rsidR="00F3797D">
        <w:t>s</w:t>
      </w:r>
      <w:r w:rsidR="00773868">
        <w:t xml:space="preserve">tent with that context, an </w:t>
      </w:r>
      <w:del w:id="10" w:author="Thomas Thurman" w:date="2013-06-14T15:33:00Z">
        <w:r w:rsidR="00773868" w:rsidDel="009F6A62">
          <w:delText xml:space="preserve">AP210 </w:delText>
        </w:r>
      </w:del>
      <w:ins w:id="11" w:author="Thomas Thurman" w:date="2013-06-14T15:33:00Z">
        <w:r w:rsidR="009F6A62">
          <w:t>AP 210</w:t>
        </w:r>
      </w:ins>
      <w:r w:rsidR="00773868">
        <w:t xml:space="preserve">package model does not contain sufficient information for a manufacturer to fabricate the package. </w:t>
      </w:r>
    </w:p>
    <w:p w:rsidR="00BD61BA" w:rsidRDefault="002E4791" w:rsidP="00B41564">
      <w:r>
        <w:t xml:space="preserve">To support the ongoing development of the AP210 standard, and promote its adoption for the neutral representation of electronic component data, recent updates to the </w:t>
      </w:r>
      <w:r w:rsidR="00773868">
        <w:t xml:space="preserve">STEP </w:t>
      </w:r>
      <w:r>
        <w:t xml:space="preserve">standard related to the representation of GD&amp;T annotations have been exercised in the context of </w:t>
      </w:r>
      <w:del w:id="12" w:author="Thomas Thurman" w:date="2013-06-14T15:33:00Z">
        <w:r w:rsidDel="009F6A62">
          <w:delText xml:space="preserve">AP210 </w:delText>
        </w:r>
      </w:del>
      <w:ins w:id="13" w:author="Thomas Thurman" w:date="2013-06-14T15:33:00Z">
        <w:r w:rsidR="009F6A62">
          <w:t>AP 210</w:t>
        </w:r>
      </w:ins>
      <w:r>
        <w:t xml:space="preserve">package models. </w:t>
      </w:r>
      <w:r w:rsidR="00BA69FA">
        <w:t xml:space="preserve">This document describes the detailed representation of many of the most common GD&amp;T annotations applied to </w:t>
      </w:r>
      <w:del w:id="14" w:author="Thomas Thurman" w:date="2013-06-14T15:33:00Z">
        <w:r w:rsidR="00BA69FA" w:rsidDel="009F6A62">
          <w:delText xml:space="preserve">AP210 </w:delText>
        </w:r>
      </w:del>
      <w:ins w:id="15" w:author="Thomas Thurman" w:date="2013-06-14T15:33:00Z">
        <w:r w:rsidR="009F6A62">
          <w:t>AP 210</w:t>
        </w:r>
      </w:ins>
      <w:r w:rsidR="00BA69FA">
        <w:t xml:space="preserve">package models. </w:t>
      </w:r>
      <w:r w:rsidR="00BD61BA">
        <w:t xml:space="preserve">The largest family of standards for </w:t>
      </w:r>
      <w:r w:rsidR="00A36CBE">
        <w:t xml:space="preserve">electronic component </w:t>
      </w:r>
      <w:r w:rsidR="00BD61BA">
        <w:t>package</w:t>
      </w:r>
      <w:r w:rsidR="00A36CBE">
        <w:t>s</w:t>
      </w:r>
      <w:r w:rsidR="00BD61BA">
        <w:t xml:space="preserve"> are those published by JEDEC. </w:t>
      </w:r>
      <w:r w:rsidR="0047119F">
        <w:t xml:space="preserve">The context of the JEDEC standards matches the context of the </w:t>
      </w:r>
      <w:del w:id="16" w:author="Thomas Thurman" w:date="2013-06-14T15:33:00Z">
        <w:r w:rsidR="0047119F" w:rsidDel="009F6A62">
          <w:delText xml:space="preserve">AP210 </w:delText>
        </w:r>
      </w:del>
      <w:ins w:id="17" w:author="Thomas Thurman" w:date="2013-06-14T15:33:00Z">
        <w:r w:rsidR="009F6A62">
          <w:t>AP 210</w:t>
        </w:r>
      </w:ins>
      <w:r w:rsidR="0047119F">
        <w:t xml:space="preserve">package model. </w:t>
      </w:r>
      <w:r w:rsidR="00A36CBE">
        <w:t xml:space="preserve">The JEDEC standards are electronic domain specific and </w:t>
      </w:r>
      <w:r w:rsidR="00670990">
        <w:t xml:space="preserve">map directly to </w:t>
      </w:r>
      <w:r w:rsidR="00A36CBE">
        <w:t xml:space="preserve">the </w:t>
      </w:r>
      <w:del w:id="18" w:author="Thomas Thurman" w:date="2013-06-14T15:33:00Z">
        <w:r w:rsidR="00A36CBE" w:rsidDel="009F6A62">
          <w:delText xml:space="preserve">AP210 </w:delText>
        </w:r>
      </w:del>
      <w:ins w:id="19" w:author="Thomas Thurman" w:date="2013-06-14T15:33:00Z">
        <w:r w:rsidR="009F6A62">
          <w:t>AP 210</w:t>
        </w:r>
      </w:ins>
      <w:r w:rsidR="00A36CBE">
        <w:t xml:space="preserve">package model. </w:t>
      </w:r>
      <w:r w:rsidR="00BD61BA">
        <w:t xml:space="preserve">The JEDEC standards are freely and publicly available (www.jedec.org), and contain detailed dimensioned and toleranced specifications for physical package configurations. JEDEC Publication 95 is a series of documents containing specifications for many common physical package configurations. A series of 10 detailed </w:t>
      </w:r>
      <w:del w:id="20" w:author="Thomas Thurman" w:date="2013-06-14T15:33:00Z">
        <w:r w:rsidR="00670990" w:rsidDel="009F6A62">
          <w:delText xml:space="preserve">AP210 </w:delText>
        </w:r>
      </w:del>
      <w:ins w:id="21" w:author="Thomas Thurman" w:date="2013-06-14T15:33:00Z">
        <w:r w:rsidR="009F6A62">
          <w:t>AP 210</w:t>
        </w:r>
      </w:ins>
      <w:r w:rsidR="00BD61BA">
        <w:t xml:space="preserve">package models spanning 5 different JEDEC package families </w:t>
      </w:r>
      <w:r w:rsidR="00BA69FA">
        <w:t xml:space="preserve">have been created. </w:t>
      </w:r>
      <w:r w:rsidR="00E606AA">
        <w:t>These representative package models contain</w:t>
      </w:r>
      <w:r w:rsidR="00BA69FA">
        <w:t xml:space="preserve"> detailed three-dimensional representations, explicit representation of critical package features such as individual terminals</w:t>
      </w:r>
      <w:r w:rsidR="00BD7D30">
        <w:t>,</w:t>
      </w:r>
      <w:r w:rsidR="00BA69FA">
        <w:t xml:space="preserve"> and GD&amp;T annotations consistent with the JEDEC specifications. Specific examples from these representative models are used in this document to illustrate the mapping of the various concepts to STEP entities and instances in physical files.</w:t>
      </w:r>
      <w:r w:rsidR="00413D36">
        <w:t xml:space="preserve"> </w:t>
      </w:r>
      <w:r w:rsidR="00D63CA1">
        <w:t>The implementation and examples span both single-solid and multiple-solid geomet</w:t>
      </w:r>
      <w:r w:rsidR="00BD7D30">
        <w:t>ric representations of packages, and the explicit links between the geometry and GD&amp;T elements.</w:t>
      </w:r>
      <w:r w:rsidR="00D63CA1">
        <w:t xml:space="preserve"> </w:t>
      </w:r>
      <w:r w:rsidR="00413D36">
        <w:t xml:space="preserve">Although the immediate focus of this document is the representation of GD&amp;T concepts in </w:t>
      </w:r>
      <w:del w:id="22" w:author="Thomas Thurman" w:date="2013-06-14T15:33:00Z">
        <w:r w:rsidR="00413D36" w:rsidDel="009F6A62">
          <w:delText xml:space="preserve">AP210 </w:delText>
        </w:r>
      </w:del>
      <w:ins w:id="23" w:author="Thomas Thurman" w:date="2013-06-14T15:33:00Z">
        <w:r w:rsidR="009F6A62">
          <w:t>AP 210</w:t>
        </w:r>
      </w:ins>
      <w:r w:rsidR="00413D36">
        <w:t>package model representations</w:t>
      </w:r>
      <w:r w:rsidR="009924D0">
        <w:t xml:space="preserve"> in an electronic design context</w:t>
      </w:r>
      <w:r w:rsidR="00413D36">
        <w:t xml:space="preserve">, the representation of GD&amp;T annotations and three-dimensional geometry is common to other STEP application protocols, and the implementations and examples </w:t>
      </w:r>
      <w:r w:rsidR="009924D0">
        <w:t xml:space="preserve">of those elements </w:t>
      </w:r>
      <w:r w:rsidR="00413D36">
        <w:t>are applicable in the broader context of the STEP standard.</w:t>
      </w:r>
      <w:r w:rsidR="00D63CA1">
        <w:t xml:space="preserve"> </w:t>
      </w:r>
    </w:p>
    <w:p w:rsidR="00413D36" w:rsidRDefault="00413D36" w:rsidP="00B41564">
      <w:r>
        <w:t xml:space="preserve">The implementation described here is based on a </w:t>
      </w:r>
      <w:r w:rsidR="00143BA8">
        <w:t xml:space="preserve">committee </w:t>
      </w:r>
      <w:r>
        <w:t xml:space="preserve">draft of STEP Part 47: </w:t>
      </w:r>
      <w:r w:rsidRPr="00413D36">
        <w:t xml:space="preserve">Integrated generic resource: </w:t>
      </w:r>
      <w:bookmarkStart w:id="24" w:name="_GoBack"/>
      <w:bookmarkEnd w:id="24"/>
      <w:r w:rsidRPr="00413D36">
        <w:t>Shape variation tolerances</w:t>
      </w:r>
      <w:r>
        <w:t xml:space="preserve"> [</w:t>
      </w:r>
      <w:r w:rsidRPr="00413D36">
        <w:t>ISO 10303-47:2011-04(E)</w:t>
      </w:r>
      <w:r>
        <w:t>] dated April 22, 2011</w:t>
      </w:r>
      <w:r w:rsidR="00BD7D30">
        <w:t xml:space="preserve">, and the MIM long form schema of the </w:t>
      </w:r>
      <w:del w:id="25" w:author="Thomas Thurman" w:date="2013-06-14T15:34:00Z">
        <w:r w:rsidR="00BD7D30" w:rsidDel="009F6A62">
          <w:delText xml:space="preserve">AP210 </w:delText>
        </w:r>
      </w:del>
      <w:ins w:id="26" w:author="Thomas Thurman" w:date="2013-06-14T15:34:00Z">
        <w:r w:rsidR="009F6A62">
          <w:t>AP 210</w:t>
        </w:r>
      </w:ins>
      <w:r w:rsidR="00BD7D30">
        <w:t>standard as of July 27, 2011</w:t>
      </w:r>
      <w:r>
        <w:t>. In addition, the GD&amp;T representations described below are intended to be consistent with Version 3.</w:t>
      </w:r>
      <w:ins w:id="27" w:author="Thomas Thurman" w:date="2013-06-14T18:07:00Z">
        <w:r w:rsidR="00487980">
          <w:t>6</w:t>
        </w:r>
      </w:ins>
      <w:del w:id="28" w:author="Thomas Thurman" w:date="2013-06-14T18:07:00Z">
        <w:r w:rsidR="00E606AA" w:rsidDel="00487980">
          <w:delText>4</w:delText>
        </w:r>
      </w:del>
      <w:r>
        <w:t xml:space="preserve"> of the CAX-IF Recommended Practices for the Representation and Presentation of Product M</w:t>
      </w:r>
      <w:r w:rsidR="00BD7D30">
        <w:t xml:space="preserve">anufacturing Information </w:t>
      </w:r>
      <w:r w:rsidR="00B670FF">
        <w:t>(PMIRP)</w:t>
      </w:r>
      <w:r w:rsidR="00BD7D30">
        <w:t>.</w:t>
      </w:r>
      <w:r w:rsidR="00832B78">
        <w:t xml:space="preserve"> This document is intended to augment </w:t>
      </w:r>
      <w:r w:rsidR="00834E79">
        <w:t xml:space="preserve">the </w:t>
      </w:r>
      <w:r w:rsidR="00B670FF">
        <w:t xml:space="preserve">PMIRP </w:t>
      </w:r>
      <w:r w:rsidR="00834E79">
        <w:t xml:space="preserve">document </w:t>
      </w:r>
      <w:r w:rsidR="00832B78">
        <w:t xml:space="preserve">with a specific focus on the representation of GD&amp;T in the context of </w:t>
      </w:r>
      <w:del w:id="29" w:author="Thomas Thurman" w:date="2013-06-14T15:34:00Z">
        <w:r w:rsidR="00832B78" w:rsidDel="009F6A62">
          <w:delText xml:space="preserve">AP210 </w:delText>
        </w:r>
      </w:del>
      <w:ins w:id="30" w:author="Thomas Thurman" w:date="2013-06-14T15:34:00Z">
        <w:r w:rsidR="009F6A62">
          <w:t>AP 210</w:t>
        </w:r>
      </w:ins>
      <w:r w:rsidR="00832B78">
        <w:t xml:space="preserve">package models, as well as </w:t>
      </w:r>
      <w:r w:rsidR="00256E9A">
        <w:t>to illustrate a variety of specific GD&amp;T concepts through detailed representative examples.</w:t>
      </w:r>
      <w:r w:rsidR="00AE0015">
        <w:t xml:space="preserve"> Representative examples from two of the generated physical files are used in the discussion below to illustrate a number of the most common</w:t>
      </w:r>
      <w:r w:rsidR="00DA42ED">
        <w:t>ly</w:t>
      </w:r>
      <w:r w:rsidR="00AE0015">
        <w:t xml:space="preserve"> </w:t>
      </w:r>
      <w:r w:rsidR="00DA42ED">
        <w:t xml:space="preserve">occurring GD&amp;T concepts in the representation of JEDEC package models. Examples are taken from both a JEDEC transistor package family, TO-236 and a diode package family DO-214. The JEDEC drawing </w:t>
      </w:r>
      <w:r w:rsidR="00813C39">
        <w:t xml:space="preserve">containing the GD&amp;T annotations as well as </w:t>
      </w:r>
      <w:r w:rsidR="00DA42ED">
        <w:t>a</w:t>
      </w:r>
      <w:r w:rsidR="00813C39">
        <w:t xml:space="preserve"> rendering of the corresponding 3D package models is contained in Appendix Figures A1 and A2. </w:t>
      </w:r>
    </w:p>
    <w:p w:rsidR="00EC6656" w:rsidRPr="00616CF4" w:rsidRDefault="00EC6656" w:rsidP="00EC6656">
      <w:pPr>
        <w:pStyle w:val="Heading1"/>
      </w:pPr>
      <w:bookmarkStart w:id="31" w:name="_Ref265673219"/>
      <w:bookmarkStart w:id="32" w:name="_Toc296601020"/>
      <w:r w:rsidRPr="00616CF4">
        <w:t>Defining the Dimensioning Standard</w:t>
      </w:r>
      <w:bookmarkEnd w:id="31"/>
      <w:bookmarkEnd w:id="32"/>
      <w:r w:rsidRPr="00616CF4">
        <w:t xml:space="preserve"> </w:t>
      </w:r>
    </w:p>
    <w:p w:rsidR="00143BA8" w:rsidRDefault="00670990" w:rsidP="00B41564">
      <w:r>
        <w:t xml:space="preserve">Because the STEP standards support both ASME and ISO PMI standards it is necessary to </w:t>
      </w:r>
      <w:r w:rsidR="009A7404">
        <w:t>include information</w:t>
      </w:r>
      <w:r>
        <w:t xml:space="preserve"> in the STEP product data </w:t>
      </w:r>
      <w:r w:rsidR="009A7404">
        <w:t xml:space="preserve">that explicitly identifies </w:t>
      </w:r>
      <w:r>
        <w:t xml:space="preserve">which PMI standard is applicable. </w:t>
      </w:r>
      <w:r w:rsidR="009A7404">
        <w:t xml:space="preserve">This information is included in the JEDEC </w:t>
      </w:r>
      <w:r w:rsidR="009A7404" w:rsidRPr="00E606AA">
        <w:t xml:space="preserve">specification. </w:t>
      </w:r>
      <w:r w:rsidR="00E606AA" w:rsidRPr="00E606AA">
        <w:t xml:space="preserve">Clause 4, </w:t>
      </w:r>
      <w:r w:rsidR="007442C5" w:rsidRPr="00E606AA">
        <w:rPr>
          <w:bCs/>
          <w:szCs w:val="32"/>
        </w:rPr>
        <w:t>Def</w:t>
      </w:r>
      <w:r w:rsidR="00E606AA" w:rsidRPr="00E606AA">
        <w:rPr>
          <w:bCs/>
          <w:szCs w:val="32"/>
        </w:rPr>
        <w:t xml:space="preserve">ining the Dimensioning Standard, </w:t>
      </w:r>
      <w:r w:rsidR="00EC6656" w:rsidRPr="00E606AA">
        <w:t xml:space="preserve">of the </w:t>
      </w:r>
      <w:r w:rsidR="00B670FF">
        <w:t>PMIRP</w:t>
      </w:r>
      <w:r w:rsidR="00896807">
        <w:t xml:space="preserve"> </w:t>
      </w:r>
      <w:r w:rsidR="00EC6656" w:rsidRPr="00E606AA">
        <w:t>provides guidance on data populatio</w:t>
      </w:r>
      <w:r w:rsidR="00EC6656">
        <w:t xml:space="preserve">n necessary to represent the standard to be referenced for correct interpretation of the data by a </w:t>
      </w:r>
      <w:r w:rsidR="00896807">
        <w:t>post-processor</w:t>
      </w:r>
      <w:r w:rsidR="00EC6656">
        <w:t>.</w:t>
      </w:r>
      <w:r w:rsidR="00E606AA">
        <w:t xml:space="preserve"> Because this </w:t>
      </w:r>
      <w:r w:rsidR="00896807">
        <w:t>document</w:t>
      </w:r>
      <w:r w:rsidR="00E606AA">
        <w:t xml:space="preserve"> is </w:t>
      </w:r>
      <w:r w:rsidR="00EC5395">
        <w:t>concerned with representation, F</w:t>
      </w:r>
      <w:r w:rsidR="00E606AA">
        <w:t xml:space="preserve">igure 1 in the </w:t>
      </w:r>
      <w:r w:rsidR="00B670FF">
        <w:t>PMIRP</w:t>
      </w:r>
      <w:r w:rsidR="00E606AA">
        <w:t xml:space="preserve"> applies. </w:t>
      </w:r>
      <w:r w:rsidR="00896807">
        <w:t>Because</w:t>
      </w:r>
      <w:r w:rsidR="00E606AA">
        <w:t xml:space="preserve"> the JEDEC standard references ASME, the green strings and red strings in </w:t>
      </w:r>
      <w:r w:rsidR="00EC5395">
        <w:t>F</w:t>
      </w:r>
      <w:r w:rsidR="00E606AA">
        <w:t xml:space="preserve">igure 1 </w:t>
      </w:r>
      <w:r w:rsidR="00896807">
        <w:t xml:space="preserve">in the </w:t>
      </w:r>
      <w:r w:rsidR="00B670FF">
        <w:t>PMIRP</w:t>
      </w:r>
      <w:r w:rsidR="00896807">
        <w:t xml:space="preserve"> </w:t>
      </w:r>
      <w:r w:rsidR="00E606AA">
        <w:t>represent the acceptable values for the data to be populated.</w:t>
      </w:r>
    </w:p>
    <w:p w:rsidR="00BD7D30" w:rsidRDefault="00BD7D30" w:rsidP="00BD7D30">
      <w:pPr>
        <w:pStyle w:val="Heading2"/>
      </w:pPr>
      <w:r>
        <w:t>Package Model Representation</w:t>
      </w:r>
    </w:p>
    <w:p w:rsidR="00F155FE" w:rsidRPr="00F155FE" w:rsidDel="00377028" w:rsidRDefault="00F155FE" w:rsidP="00F155FE">
      <w:pPr>
        <w:rPr>
          <w:del w:id="33" w:author="Thomas Thurman" w:date="2012-05-20T10:25:00Z"/>
        </w:rPr>
      </w:pPr>
      <w:del w:id="34" w:author="Thomas Thurman" w:date="2012-05-20T10:25:00Z">
        <w:r w:rsidRPr="00F155FE" w:rsidDel="00377028">
          <w:delText xml:space="preserve">Strings in figure 1: </w:delText>
        </w:r>
      </w:del>
    </w:p>
    <w:p w:rsidR="00F155FE" w:rsidDel="00377028" w:rsidRDefault="00F155FE" w:rsidP="00F155FE">
      <w:pPr>
        <w:rPr>
          <w:del w:id="35" w:author="Thomas Thurman" w:date="2012-05-20T10:25:00Z"/>
        </w:rPr>
      </w:pPr>
      <w:del w:id="36" w:author="Thomas Thurman" w:date="2012-05-20T10:25:00Z">
        <w:r w:rsidRPr="00F155FE" w:rsidDel="00377028">
          <w:delText>product_definition_context.name=’part definition</w:delText>
        </w:r>
        <w:r w:rsidR="007F6A3C" w:rsidDel="00377028">
          <w:delText>—check ok 5/16/2012</w:delText>
        </w:r>
      </w:del>
    </w:p>
    <w:p w:rsidR="00F155FE" w:rsidRPr="00AB79F0" w:rsidDel="00377028" w:rsidRDefault="007B415E" w:rsidP="00F155FE">
      <w:pPr>
        <w:rPr>
          <w:del w:id="37" w:author="Thomas Thurman" w:date="2012-05-20T10:25:00Z"/>
          <w:color w:val="FF0000"/>
        </w:rPr>
      </w:pPr>
      <w:del w:id="38" w:author="Thomas Thurman" w:date="2012-05-20T10:25:00Z">
        <w:r w:rsidRPr="00AB79F0" w:rsidDel="00377028">
          <w:rPr>
            <w:color w:val="FF0000"/>
          </w:rPr>
          <w:delText>DDDD</w:delText>
        </w:r>
        <w:r w:rsidR="00F155FE" w:rsidRPr="00AB79F0" w:rsidDel="00377028">
          <w:rPr>
            <w:color w:val="FF0000"/>
          </w:rPr>
          <w:delText>product_related_product_category=’package’</w:delText>
        </w:r>
        <w:r w:rsidR="00EA09F7" w:rsidRPr="00AB79F0" w:rsidDel="00377028">
          <w:rPr>
            <w:color w:val="FF0000"/>
          </w:rPr>
          <w:delText>—NO, 5/16/2012</w:delText>
        </w:r>
      </w:del>
    </w:p>
    <w:p w:rsidR="00A0226F" w:rsidDel="00377028" w:rsidRDefault="00A0226F" w:rsidP="00F155FE">
      <w:pPr>
        <w:rPr>
          <w:del w:id="39" w:author="Thomas Thurman" w:date="2012-05-20T10:25:00Z"/>
        </w:rPr>
      </w:pPr>
      <w:del w:id="40" w:author="Thomas Thurman" w:date="2012-05-20T10:25:00Z">
        <w:r w:rsidDel="00377028">
          <w:delText>product_related_product_category=’part’</w:delText>
        </w:r>
        <w:r w:rsidR="00C165D6" w:rsidDel="00377028">
          <w:delText>—check ok 5/16/2012</w:delText>
        </w:r>
      </w:del>
    </w:p>
    <w:p w:rsidR="00A0226F" w:rsidDel="00377028" w:rsidRDefault="00A0226F" w:rsidP="00F155FE">
      <w:pPr>
        <w:rPr>
          <w:del w:id="41" w:author="Thomas Thurman" w:date="2012-05-20T10:25:00Z"/>
        </w:rPr>
      </w:pPr>
      <w:del w:id="42" w:author="Thomas Thurman" w:date="2012-05-20T10:25:00Z">
        <w:r w:rsidDel="00377028">
          <w:delText>description_attribute.attribute_value=’pu3dsm’</w:delText>
        </w:r>
        <w:r w:rsidR="00C165D6" w:rsidDel="00377028">
          <w:delText>—check ok 5/16/2012</w:delText>
        </w:r>
      </w:del>
    </w:p>
    <w:p w:rsidR="00A0226F" w:rsidDel="00377028" w:rsidRDefault="00A0226F" w:rsidP="00F155FE">
      <w:pPr>
        <w:rPr>
          <w:del w:id="43" w:author="Thomas Thurman" w:date="2012-05-20T10:25:00Z"/>
        </w:rPr>
      </w:pPr>
      <w:del w:id="44" w:author="Thomas Thurman" w:date="2012-05-20T10:25:00Z">
        <w:r w:rsidDel="00377028">
          <w:delText>representation.name=’predefined shape purpose’</w:delText>
        </w:r>
        <w:r w:rsidR="00C165D6" w:rsidDel="00377028">
          <w:delText>—check ok 5/16/2012</w:delText>
        </w:r>
      </w:del>
    </w:p>
    <w:p w:rsidR="00AB79F0" w:rsidRPr="00AB79F0" w:rsidDel="00377028" w:rsidRDefault="00AB79F0" w:rsidP="00F155FE">
      <w:pPr>
        <w:rPr>
          <w:del w:id="45" w:author="Thomas Thurman" w:date="2012-05-20T10:25:00Z"/>
          <w:color w:val="FF0000"/>
        </w:rPr>
      </w:pPr>
      <w:del w:id="46" w:author="Thomas Thurman" w:date="2012-05-20T10:25:00Z">
        <w:r w:rsidRPr="00AB79F0" w:rsidDel="00377028">
          <w:rPr>
            <w:color w:val="FF0000"/>
          </w:rPr>
          <w:delText>DDDDproduct_definition_context_role.name = 'part definition type' ---new instance 5/17/2012</w:delText>
        </w:r>
      </w:del>
    </w:p>
    <w:p w:rsidR="00AB79F0" w:rsidRPr="00AB79F0" w:rsidDel="00377028" w:rsidRDefault="00AB79F0" w:rsidP="00F155FE">
      <w:pPr>
        <w:rPr>
          <w:del w:id="47" w:author="Thomas Thurman" w:date="2012-05-20T10:25:00Z"/>
          <w:color w:val="FF0000"/>
        </w:rPr>
      </w:pPr>
      <w:del w:id="48" w:author="Thomas Thurman" w:date="2012-05-20T10:25:00Z">
        <w:r w:rsidRPr="00AB79F0" w:rsidDel="00377028">
          <w:rPr>
            <w:color w:val="FF0000"/>
          </w:rPr>
          <w:delText>DDDDproduct_definition_context.name = 'physical design usage' ---new instance 5/17/2012</w:delText>
        </w:r>
      </w:del>
    </w:p>
    <w:p w:rsidR="00A0226F" w:rsidRPr="00AB79F0" w:rsidDel="00377028" w:rsidRDefault="007B415E" w:rsidP="00F155FE">
      <w:pPr>
        <w:rPr>
          <w:del w:id="49" w:author="Thomas Thurman" w:date="2012-05-20T10:25:00Z"/>
          <w:color w:val="FF0000"/>
        </w:rPr>
      </w:pPr>
      <w:del w:id="50" w:author="Thomas Thurman" w:date="2012-05-20T10:25:00Z">
        <w:r w:rsidRPr="00AB79F0" w:rsidDel="00377028">
          <w:rPr>
            <w:color w:val="FF0000"/>
          </w:rPr>
          <w:delText>DDDD</w:delText>
        </w:r>
        <w:r w:rsidR="00A0226F" w:rsidRPr="00AB79F0" w:rsidDel="00377028">
          <w:rPr>
            <w:color w:val="FF0000"/>
          </w:rPr>
          <w:delText>descriptive_representation_item.name =’design’</w:delText>
        </w:r>
        <w:r w:rsidRPr="00AB79F0" w:rsidDel="00377028">
          <w:rPr>
            <w:color w:val="FF0000"/>
          </w:rPr>
          <w:delText>---NO, should be representation_item.name = ‘design’ 5/16/2012</w:delText>
        </w:r>
      </w:del>
    </w:p>
    <w:p w:rsidR="007B415E" w:rsidRDefault="00D70858" w:rsidP="00B41564">
      <w:r>
        <w:t xml:space="preserve">Figure 1 illustrates some of the most important </w:t>
      </w:r>
      <w:r w:rsidR="007B415E">
        <w:t>top-level</w:t>
      </w:r>
      <w:r w:rsidR="008D07C4">
        <w:t xml:space="preserve"> elements in the </w:t>
      </w:r>
      <w:del w:id="51" w:author="Thomas Thurman" w:date="2013-06-14T15:34:00Z">
        <w:r w:rsidR="008D07C4" w:rsidDel="009F6A62">
          <w:delText xml:space="preserve">AP210 </w:delText>
        </w:r>
      </w:del>
      <w:ins w:id="52" w:author="Thomas Thurman" w:date="2013-06-14T15:34:00Z">
        <w:r w:rsidR="009F6A62">
          <w:t>AP 210</w:t>
        </w:r>
      </w:ins>
      <w:r w:rsidR="008D07C4">
        <w:t xml:space="preserve">package model. </w:t>
      </w:r>
      <w:r w:rsidR="00A1307C">
        <w:t xml:space="preserve">Because </w:t>
      </w:r>
      <w:r w:rsidR="007B415E">
        <w:t>many of</w:t>
      </w:r>
      <w:r w:rsidR="00A1307C">
        <w:t xml:space="preserve"> the JEDEC specifications include variations and </w:t>
      </w:r>
      <w:r w:rsidR="007B415E">
        <w:t xml:space="preserve">each </w:t>
      </w:r>
      <w:del w:id="53" w:author="Thomas Thurman" w:date="2013-06-14T15:34:00Z">
        <w:r w:rsidR="007B415E" w:rsidDel="009F6A62">
          <w:delText xml:space="preserve">AP210 </w:delText>
        </w:r>
      </w:del>
      <w:ins w:id="54" w:author="Thomas Thurman" w:date="2013-06-14T15:34:00Z">
        <w:r w:rsidR="009F6A62">
          <w:t>AP 210</w:t>
        </w:r>
      </w:ins>
      <w:r w:rsidR="007B415E">
        <w:t>package model</w:t>
      </w:r>
      <w:r w:rsidR="00A1307C">
        <w:t xml:space="preserve"> </w:t>
      </w:r>
      <w:r w:rsidR="007B415E">
        <w:t>is</w:t>
      </w:r>
      <w:r w:rsidR="00A1307C">
        <w:t xml:space="preserve"> explicit to a specific variation, the controlling document, document version and variation must all be specified in the </w:t>
      </w:r>
      <w:del w:id="55" w:author="Thomas Thurman" w:date="2013-06-14T15:34:00Z">
        <w:r w:rsidR="00A1307C" w:rsidDel="009F6A62">
          <w:delText xml:space="preserve">AP210 </w:delText>
        </w:r>
      </w:del>
      <w:ins w:id="56" w:author="Thomas Thurman" w:date="2013-06-14T15:34:00Z">
        <w:r w:rsidR="009F6A62">
          <w:t>AP 210</w:t>
        </w:r>
      </w:ins>
      <w:r w:rsidR="00A1307C">
        <w:t xml:space="preserve">package model instance data. </w:t>
      </w:r>
      <w:r w:rsidR="00A749CC">
        <w:t xml:space="preserve">The </w:t>
      </w:r>
      <w:r w:rsidR="00AF6939">
        <w:t xml:space="preserve">contents of the field labeled ‘PACKAGE DESIGNATOR’ </w:t>
      </w:r>
      <w:r w:rsidR="00C07064">
        <w:t xml:space="preserve">(e.g., R-PDSO-G) </w:t>
      </w:r>
      <w:r w:rsidR="00AF6939">
        <w:t xml:space="preserve">should be copied into the </w:t>
      </w:r>
      <w:r w:rsidR="00AF6939" w:rsidRPr="00AF6939">
        <w:rPr>
          <w:rFonts w:ascii="Courier New" w:hAnsi="Courier New"/>
          <w:sz w:val="20"/>
        </w:rPr>
        <w:t>product.id</w:t>
      </w:r>
      <w:r w:rsidR="00AF6939">
        <w:t xml:space="preserve"> attribute. The contents of the field labeled ‘ISSUE’ </w:t>
      </w:r>
      <w:r w:rsidR="00C07064">
        <w:t xml:space="preserve">(e.g., ‘H’) </w:t>
      </w:r>
      <w:r w:rsidR="00AF6939">
        <w:t xml:space="preserve">should be copied into the </w:t>
      </w:r>
      <w:r w:rsidR="00AF6939" w:rsidRPr="00AF6939">
        <w:rPr>
          <w:rFonts w:ascii="Courier New" w:hAnsi="Courier New"/>
          <w:sz w:val="20"/>
        </w:rPr>
        <w:t>product_definition_formation.id</w:t>
      </w:r>
      <w:r w:rsidR="007A09E7">
        <w:rPr>
          <w:rFonts w:ascii="Courier New" w:hAnsi="Courier New"/>
          <w:sz w:val="20"/>
        </w:rPr>
        <w:t xml:space="preserve"> </w:t>
      </w:r>
      <w:r w:rsidR="007A09E7">
        <w:t>attribute</w:t>
      </w:r>
      <w:r w:rsidR="00AF6939">
        <w:t xml:space="preserve">. The contents of the field labeled ‘VARIATIONS’ (e.g., ‘AA’, ‘BB’) should be copied into the </w:t>
      </w:r>
      <w:r w:rsidR="00AF6939" w:rsidRPr="00AF6939">
        <w:rPr>
          <w:rFonts w:ascii="Courier New" w:hAnsi="Courier New"/>
          <w:sz w:val="20"/>
        </w:rPr>
        <w:t>product_definition.id</w:t>
      </w:r>
      <w:r w:rsidR="00AF6939">
        <w:t xml:space="preserve"> attribute. In the case of the JEDEC R-PDSO-G document, there would be two packages, one with </w:t>
      </w:r>
      <w:r w:rsidR="00AF6939" w:rsidRPr="00AF6939">
        <w:rPr>
          <w:rFonts w:ascii="Courier New" w:hAnsi="Courier New"/>
          <w:sz w:val="20"/>
        </w:rPr>
        <w:t>product_definition.id</w:t>
      </w:r>
      <w:r w:rsidR="00AF6939">
        <w:t xml:space="preserve"> of ‘AA’ and one with </w:t>
      </w:r>
      <w:r w:rsidR="00AF6939" w:rsidRPr="00AF6939">
        <w:rPr>
          <w:rFonts w:ascii="Courier New" w:hAnsi="Courier New"/>
          <w:sz w:val="20"/>
        </w:rPr>
        <w:t>product_definition.id</w:t>
      </w:r>
      <w:r w:rsidR="00AF6939">
        <w:t xml:space="preserve"> of ‘BB’.</w:t>
      </w:r>
      <w:r w:rsidR="00C07064">
        <w:t xml:space="preserve"> This would lead to two main shape representations, one for each of the variations. The GD&amp;T annotations would be duplicated as necessary. While it is possible to build an instance model that contains a master product definition and two variational product definitions, that is not the approach taken in this recommended practice. The approach taken in this recommended practice simplifies the process requirements for the post-processor, as each package is a complete definition.</w:t>
      </w:r>
    </w:p>
    <w:p w:rsidR="00E90734" w:rsidRDefault="008D07C4" w:rsidP="0054210D">
      <w:r>
        <w:t xml:space="preserve">Each of the </w:t>
      </w:r>
      <w:del w:id="57" w:author="Thomas Thurman" w:date="2013-06-14T15:34:00Z">
        <w:r w:rsidDel="009F6A62">
          <w:delText xml:space="preserve">AP210 </w:delText>
        </w:r>
      </w:del>
      <w:ins w:id="58" w:author="Thomas Thurman" w:date="2013-06-14T15:34:00Z">
        <w:r w:rsidR="009F6A62">
          <w:t>AP 210</w:t>
        </w:r>
      </w:ins>
      <w:r>
        <w:t xml:space="preserve">models contains </w:t>
      </w:r>
      <w:r w:rsidR="00BF7F24">
        <w:t xml:space="preserve">one or more </w:t>
      </w:r>
      <w:r w:rsidRPr="00D70858">
        <w:rPr>
          <w:rStyle w:val="EntityChar"/>
        </w:rPr>
        <w:t>package</w:t>
      </w:r>
      <w:r w:rsidR="00BF7F24">
        <w:rPr>
          <w:rStyle w:val="EntityChar"/>
        </w:rPr>
        <w:t>.</w:t>
      </w:r>
      <w:r>
        <w:t xml:space="preserve"> </w:t>
      </w:r>
      <w:r w:rsidR="00BF7F24">
        <w:t xml:space="preserve">For each package, </w:t>
      </w:r>
      <w:r>
        <w:t>a detailed description of its physical representation</w:t>
      </w:r>
      <w:r w:rsidR="00BF7F24">
        <w:t xml:space="preserve"> is included</w:t>
      </w:r>
      <w:r>
        <w:t xml:space="preserve">. </w:t>
      </w:r>
      <w:r w:rsidR="00A0226F">
        <w:t xml:space="preserve">A package is a subtype of product_definition and of product_definition_shape and </w:t>
      </w:r>
      <w:del w:id="59" w:author="Thomas Thurman" w:date="2012-05-20T10:28:00Z">
        <w:r w:rsidR="00A0226F" w:rsidDel="00377028">
          <w:delText xml:space="preserve">is </w:delText>
        </w:r>
      </w:del>
      <w:r w:rsidR="00A0226F">
        <w:t xml:space="preserve">thus </w:t>
      </w:r>
      <w:ins w:id="60" w:author="Thomas Thurman" w:date="2012-05-20T10:28:00Z">
        <w:r w:rsidR="00377028">
          <w:t xml:space="preserve">may be </w:t>
        </w:r>
      </w:ins>
      <w:r w:rsidR="00A0226F">
        <w:t>directly referenc</w:t>
      </w:r>
      <w:ins w:id="61" w:author="Thomas Thurman" w:date="2012-05-20T10:28:00Z">
        <w:r w:rsidR="00377028">
          <w:t>ed</w:t>
        </w:r>
      </w:ins>
      <w:del w:id="62" w:author="Thomas Thurman" w:date="2012-05-20T10:28:00Z">
        <w:r w:rsidR="00A0226F" w:rsidDel="00377028">
          <w:delText>able</w:delText>
        </w:r>
      </w:del>
      <w:r w:rsidR="00A0226F">
        <w:t xml:space="preserve"> by a shape_aspect. </w:t>
      </w:r>
      <w:r w:rsidR="00D70858">
        <w:t xml:space="preserve">The </w:t>
      </w:r>
      <w:r w:rsidR="00D70858" w:rsidRPr="00D70858">
        <w:rPr>
          <w:rStyle w:val="EntityChar"/>
        </w:rPr>
        <w:t>package</w:t>
      </w:r>
      <w:r w:rsidR="00D70858">
        <w:t xml:space="preserve"> is referenced by a </w:t>
      </w:r>
      <w:r w:rsidR="00D70858" w:rsidRPr="00D70858">
        <w:rPr>
          <w:rStyle w:val="EntityChar"/>
        </w:rPr>
        <w:t>package_body</w:t>
      </w:r>
      <w:r w:rsidR="00D70858">
        <w:t xml:space="preserve"> and typically multiple </w:t>
      </w:r>
      <w:r w:rsidR="00D70858" w:rsidRPr="00D70858">
        <w:rPr>
          <w:rStyle w:val="EntityChar"/>
        </w:rPr>
        <w:t>package_terminal</w:t>
      </w:r>
      <w:r w:rsidR="00D70858">
        <w:rPr>
          <w:rStyle w:val="EntityChar"/>
        </w:rPr>
        <w:t>.</w:t>
      </w:r>
      <w:r w:rsidR="00D70858">
        <w:t xml:space="preserve"> Each package may contain multiple </w:t>
      </w:r>
      <w:r w:rsidR="00D70858" w:rsidRPr="00D70858">
        <w:rPr>
          <w:rStyle w:val="EntityChar"/>
        </w:rPr>
        <w:t>shape_representations</w:t>
      </w:r>
      <w:r w:rsidR="00D70858">
        <w:t>. For the purpose of the GD&amp;T annotations, we are focused on the three-dimensional shape representation whose purpose is identified as ‘design’</w:t>
      </w:r>
      <w:r w:rsidR="00D53EAF">
        <w:t xml:space="preserve"> while other shape representations, some of which are mandatory, are out of scope of this document.</w:t>
      </w:r>
      <w:r w:rsidR="00D70858" w:rsidRPr="00D53EAF">
        <w:t xml:space="preserve"> </w:t>
      </w:r>
      <w:r w:rsidR="00D70858">
        <w:t>Th</w:t>
      </w:r>
      <w:r w:rsidR="00D53EAF">
        <w:t>at</w:t>
      </w:r>
      <w:r w:rsidR="00D70858">
        <w:t xml:space="preserve"> </w:t>
      </w:r>
      <w:r w:rsidR="00D70858" w:rsidRPr="00D70858">
        <w:rPr>
          <w:rStyle w:val="EntityChar"/>
        </w:rPr>
        <w:t>shape_representation</w:t>
      </w:r>
      <w:r w:rsidR="00D70858">
        <w:t xml:space="preserve"> will be related to the package as shown in Figure 1, and may be identified through the combination of the associated </w:t>
      </w:r>
      <w:r w:rsidR="00D70858" w:rsidRPr="00D70858">
        <w:rPr>
          <w:rStyle w:val="EntityChar"/>
        </w:rPr>
        <w:t>description_attribute</w:t>
      </w:r>
      <w:r w:rsidR="00D70858">
        <w:t xml:space="preserve"> and the related</w:t>
      </w:r>
      <w:ins w:id="63" w:author="Thomas Thurman" w:date="2012-05-20T10:44:00Z">
        <w:r w:rsidR="008D7EFF">
          <w:t xml:space="preserve"> </w:t>
        </w:r>
      </w:ins>
      <w:del w:id="64" w:author="Thomas Thurman" w:date="2012-05-20T10:44:00Z">
        <w:r w:rsidR="00D70858" w:rsidDel="008D7EFF">
          <w:delText xml:space="preserve"> </w:delText>
        </w:r>
        <w:r w:rsidR="00A3063D" w:rsidDel="008D7EFF">
          <w:delText>CCCCN-</w:delText>
        </w:r>
      </w:del>
      <w:r w:rsidR="00D70858" w:rsidRPr="00D70858">
        <w:rPr>
          <w:rStyle w:val="EntityChar"/>
        </w:rPr>
        <w:t>representation</w:t>
      </w:r>
      <w:r w:rsidR="00D70858">
        <w:t xml:space="preserve"> </w:t>
      </w:r>
      <w:r w:rsidR="00E90734">
        <w:t>with name</w:t>
      </w:r>
      <w:r w:rsidR="00D70858">
        <w:t xml:space="preserve"> </w:t>
      </w:r>
      <w:r w:rsidR="00D70858" w:rsidRPr="00B670FF">
        <w:rPr>
          <w:rFonts w:ascii="Courier New" w:hAnsi="Courier New"/>
          <w:sz w:val="20"/>
        </w:rPr>
        <w:t>‘predefined</w:t>
      </w:r>
      <w:r w:rsidR="00B670FF">
        <w:rPr>
          <w:rFonts w:ascii="Courier New" w:hAnsi="Courier New"/>
          <w:sz w:val="20"/>
        </w:rPr>
        <w:t xml:space="preserve"> </w:t>
      </w:r>
      <w:r w:rsidR="00D70858" w:rsidRPr="00B670FF">
        <w:rPr>
          <w:rFonts w:ascii="Courier New" w:hAnsi="Courier New"/>
          <w:sz w:val="20"/>
        </w:rPr>
        <w:t>shape</w:t>
      </w:r>
      <w:r w:rsidR="00B670FF">
        <w:rPr>
          <w:rFonts w:ascii="Courier New" w:hAnsi="Courier New"/>
          <w:sz w:val="20"/>
        </w:rPr>
        <w:t xml:space="preserve"> </w:t>
      </w:r>
      <w:r w:rsidR="00D70858" w:rsidRPr="00B670FF">
        <w:rPr>
          <w:rFonts w:ascii="Courier New" w:hAnsi="Courier New"/>
          <w:sz w:val="20"/>
        </w:rPr>
        <w:t>purpose’</w:t>
      </w:r>
      <w:r w:rsidR="00D70858">
        <w:t xml:space="preserve">. </w:t>
      </w:r>
      <w:r w:rsidR="00D63CA1">
        <w:t xml:space="preserve">There are two </w:t>
      </w:r>
      <w:r w:rsidR="00E90734">
        <w:t>common</w:t>
      </w:r>
      <w:r w:rsidR="00D63CA1">
        <w:t xml:space="preserve"> representations of 3D geometric models supported in the examples provided. The 3D geometry of a package may be represented as </w:t>
      </w:r>
      <w:r w:rsidR="00E90734">
        <w:t xml:space="preserve">either </w:t>
      </w:r>
      <w:r w:rsidR="00D63CA1">
        <w:t xml:space="preserve">a single solid or as an assembly-based representation. </w:t>
      </w:r>
      <w:r w:rsidR="00E90734">
        <w:t xml:space="preserve">In either case, the geometric representation of the individual terminals and/or body of the package must be associated with the corresponding </w:t>
      </w:r>
      <w:r w:rsidR="009A7404" w:rsidRPr="00E90734">
        <w:rPr>
          <w:rStyle w:val="EntityChar"/>
        </w:rPr>
        <w:t xml:space="preserve">package_terminals </w:t>
      </w:r>
      <w:r w:rsidR="009A7404">
        <w:rPr>
          <w:rStyle w:val="EntityChar"/>
        </w:rPr>
        <w:t xml:space="preserve">and/or </w:t>
      </w:r>
      <w:r w:rsidR="00E90734" w:rsidRPr="00E90734">
        <w:rPr>
          <w:rStyle w:val="EntityChar"/>
        </w:rPr>
        <w:t>package_body</w:t>
      </w:r>
      <w:r w:rsidR="00E90734">
        <w:t xml:space="preserve">. In the preferred representation, each terminal and/or body contains its own three-dimensional representation (most commonly an </w:t>
      </w:r>
      <w:r w:rsidR="00E90734" w:rsidRPr="00E90734">
        <w:rPr>
          <w:rStyle w:val="EntityChar"/>
        </w:rPr>
        <w:t>advanced_brep_shape_representation</w:t>
      </w:r>
      <w:r w:rsidR="00895835">
        <w:t xml:space="preserve">) </w:t>
      </w:r>
      <w:r w:rsidR="00E90734">
        <w:t xml:space="preserve">and these shape representations are mapped into the shape representation </w:t>
      </w:r>
      <w:r w:rsidR="00895835">
        <w:t>of</w:t>
      </w:r>
      <w:r w:rsidR="00E90734">
        <w:t xml:space="preserve"> the package </w:t>
      </w:r>
      <w:r w:rsidR="00895835">
        <w:t xml:space="preserve">with a </w:t>
      </w:r>
      <w:r w:rsidR="00895835" w:rsidRPr="00895835">
        <w:rPr>
          <w:rStyle w:val="EntityChar"/>
        </w:rPr>
        <w:t>usage_concept_usage_relationship</w:t>
      </w:r>
      <w:r w:rsidR="00895835">
        <w:t xml:space="preserve">. In this scenario, many similar terminals of a package </w:t>
      </w:r>
      <w:r w:rsidR="00724A7A">
        <w:t xml:space="preserve">are defined by </w:t>
      </w:r>
      <w:r w:rsidR="00895835">
        <w:t xml:space="preserve">a single </w:t>
      </w:r>
      <w:r w:rsidR="00895835" w:rsidRPr="00895835">
        <w:rPr>
          <w:rStyle w:val="EntityChar"/>
        </w:rPr>
        <w:t>package_terminal_template_definition</w:t>
      </w:r>
      <w:r w:rsidR="00895835">
        <w:t xml:space="preserve">, which in turn, has an associated </w:t>
      </w:r>
      <w:r w:rsidR="00895835" w:rsidRPr="00E90734">
        <w:rPr>
          <w:rStyle w:val="EntityChar"/>
        </w:rPr>
        <w:t>advanced_brep_shape_representation</w:t>
      </w:r>
      <w:r w:rsidR="00895835" w:rsidRPr="00895835">
        <w:t xml:space="preserve">. </w:t>
      </w:r>
      <w:r w:rsidR="00724A7A">
        <w:t xml:space="preserve">That </w:t>
      </w:r>
      <w:r w:rsidR="00724A7A" w:rsidRPr="00E90734">
        <w:rPr>
          <w:rStyle w:val="EntityChar"/>
        </w:rPr>
        <w:t>advanced_brep_shape_representation</w:t>
      </w:r>
      <w:r w:rsidR="00724A7A">
        <w:t xml:space="preserve"> is one of the </w:t>
      </w:r>
      <w:r w:rsidR="00724A7A" w:rsidRPr="00E90734">
        <w:rPr>
          <w:rStyle w:val="EntityChar"/>
        </w:rPr>
        <w:t>advanced_brep_shape_representation</w:t>
      </w:r>
      <w:r w:rsidR="00724A7A">
        <w:t xml:space="preserve"> mentioned previously as being mapped into the shape representation of the package. </w:t>
      </w:r>
      <w:r w:rsidR="00061159">
        <w:t xml:space="preserve">Other shared properties of the terminals may be associated with the same </w:t>
      </w:r>
      <w:r w:rsidR="00061159" w:rsidRPr="00895835">
        <w:rPr>
          <w:rStyle w:val="EntityChar"/>
        </w:rPr>
        <w:t>package_terminal_template_definition</w:t>
      </w:r>
      <w:r w:rsidR="00061159">
        <w:t xml:space="preserve"> in order to more easily maintain a consistent set of information. </w:t>
      </w:r>
      <w:r w:rsidR="00895835">
        <w:t xml:space="preserve">Similarly, the body of the package can have its own associated three-dimensional shape representation, which is mapped into the shape representation of the package with a </w:t>
      </w:r>
      <w:r w:rsidR="00895835" w:rsidRPr="00895835">
        <w:rPr>
          <w:rStyle w:val="EntityChar"/>
        </w:rPr>
        <w:t>usage_concept_usage_relationship</w:t>
      </w:r>
      <w:r w:rsidR="00895835">
        <w:t>. The resulting 3d shape representation of the package is analogous to a mechanical assembly composed of the terminals and body. T</w:t>
      </w:r>
      <w:r w:rsidR="00C17D4E">
        <w:t>his representation is preferred</w:t>
      </w:r>
      <w:r w:rsidR="00895835">
        <w:t xml:space="preserve"> as it is more geometrically efficient, and more directly supports processing of the package model by downstream applicatio</w:t>
      </w:r>
      <w:r w:rsidR="00C17D4E">
        <w:t xml:space="preserve">ns that must manipulate, use, and/or analyze the shapes of the individual package features. </w:t>
      </w:r>
    </w:p>
    <w:p w:rsidR="00A0226F" w:rsidDel="008D7EFF" w:rsidRDefault="00A0226F" w:rsidP="00B41564">
      <w:pPr>
        <w:rPr>
          <w:del w:id="65" w:author="Thomas Thurman" w:date="2012-05-20T10:42:00Z"/>
        </w:rPr>
      </w:pPr>
      <w:del w:id="66" w:author="Thomas Thurman" w:date="2012-05-20T10:42:00Z">
        <w:r w:rsidDel="008D7EFF">
          <w:delText>Strings in Figure 2:</w:delText>
        </w:r>
      </w:del>
    </w:p>
    <w:p w:rsidR="00A0226F" w:rsidDel="008D7EFF" w:rsidRDefault="00A3063D" w:rsidP="00B41564">
      <w:pPr>
        <w:rPr>
          <w:del w:id="67" w:author="Thomas Thurman" w:date="2012-05-20T10:42:00Z"/>
        </w:rPr>
      </w:pPr>
      <w:del w:id="68" w:author="Thomas Thurman" w:date="2012-05-20T10:42:00Z">
        <w:r w:rsidDel="008D7EFF">
          <w:delText>CCCC1-</w:delText>
        </w:r>
        <w:r w:rsidR="00A0226F" w:rsidDel="008D7EFF">
          <w:delText>Shape_aspect.name=</w:delText>
        </w:r>
        <w:r w:rsidR="00FD0395" w:rsidDel="008D7EFF">
          <w:delText>’single element’ should be shape_aspect.description = ’unified geometric item’</w:delText>
        </w:r>
      </w:del>
    </w:p>
    <w:p w:rsidR="00A0226F" w:rsidDel="008D7EFF" w:rsidRDefault="00240AE3" w:rsidP="00B41564">
      <w:pPr>
        <w:rPr>
          <w:del w:id="69" w:author="Thomas Thurman" w:date="2012-05-20T10:42:00Z"/>
        </w:rPr>
      </w:pPr>
      <w:del w:id="70" w:author="Thomas Thurman" w:date="2012-05-20T10:42:00Z">
        <w:r w:rsidDel="008D7EFF">
          <w:delText>DDDD</w:delText>
        </w:r>
        <w:r w:rsidR="00A3063D" w:rsidDel="008D7EFF">
          <w:delText>2-</w:delText>
        </w:r>
        <w:r w:rsidR="00A0226F" w:rsidDel="008D7EFF">
          <w:delText>Shape_aspect.description=’gdt terminal bottom pin</w:delText>
        </w:r>
        <w:r w:rsidDel="008D7EFF">
          <w:delText xml:space="preserve"> 1’ (should be shape_aspect.id</w:delText>
        </w:r>
        <w:r w:rsidR="00A0226F" w:rsidDel="008D7EFF">
          <w:delText xml:space="preserve"> </w:delText>
        </w:r>
        <w:r w:rsidDel="008D7EFF">
          <w:delText>as</w:delText>
        </w:r>
        <w:r w:rsidR="00A0226F" w:rsidDel="008D7EFF">
          <w:delText xml:space="preserve"> it will be unique in the context of the package)</w:delText>
        </w:r>
        <w:r w:rsidRPr="00240AE3" w:rsidDel="008D7EFF">
          <w:rPr>
            <w:color w:val="FF0000"/>
          </w:rPr>
          <w:delText>&lt;&lt;&lt;&lt;This is a change from last meeting</w:delText>
        </w:r>
      </w:del>
    </w:p>
    <w:p w:rsidR="00A0226F" w:rsidDel="008D7EFF" w:rsidRDefault="00A0226F" w:rsidP="00B41564">
      <w:pPr>
        <w:rPr>
          <w:del w:id="71" w:author="Thomas Thurman" w:date="2012-05-20T10:42:00Z"/>
        </w:rPr>
      </w:pPr>
      <w:del w:id="72" w:author="Thomas Thurman" w:date="2012-05-20T10:42:00Z">
        <w:r w:rsidDel="008D7EFF">
          <w:delText>Shape_representation.nam</w:delText>
        </w:r>
        <w:r w:rsidR="00A3063D" w:rsidDel="008D7EFF">
          <w:delText>e=’3d bound</w:delText>
        </w:r>
        <w:r w:rsidDel="008D7EFF">
          <w:delText xml:space="preserve"> volume shape’</w:delText>
        </w:r>
      </w:del>
    </w:p>
    <w:p w:rsidR="00A0226F" w:rsidDel="008D7EFF" w:rsidRDefault="00A0226F" w:rsidP="00B41564">
      <w:pPr>
        <w:rPr>
          <w:del w:id="73" w:author="Thomas Thurman" w:date="2012-05-20T10:42:00Z"/>
        </w:rPr>
      </w:pPr>
      <w:del w:id="74" w:author="Thomas Thurman" w:date="2012-05-20T10:42:00Z">
        <w:r w:rsidDel="008D7EFF">
          <w:delText>Property_definition.name=’definition’</w:delText>
        </w:r>
      </w:del>
    </w:p>
    <w:p w:rsidR="00A0226F" w:rsidDel="008D7EFF" w:rsidRDefault="00A0226F" w:rsidP="00B41564">
      <w:pPr>
        <w:rPr>
          <w:del w:id="75" w:author="Thomas Thurman" w:date="2012-05-20T10:42:00Z"/>
        </w:rPr>
      </w:pPr>
      <w:del w:id="76" w:author="Thomas Thurman" w:date="2012-05-20T10:42:00Z">
        <w:r w:rsidDel="008D7EFF">
          <w:delText>Description_attribute.attribute_value=’part feature template shape model’</w:delText>
        </w:r>
      </w:del>
    </w:p>
    <w:p w:rsidR="00A0226F" w:rsidDel="008D7EFF" w:rsidRDefault="00A0226F" w:rsidP="00B41564">
      <w:pPr>
        <w:rPr>
          <w:del w:id="77" w:author="Thomas Thurman" w:date="2012-05-20T10:42:00Z"/>
        </w:rPr>
      </w:pPr>
      <w:del w:id="78" w:author="Thomas Thurman" w:date="2012-05-20T10:42:00Z">
        <w:r w:rsidDel="008D7EFF">
          <w:delText>Strings in Figure 3:</w:delText>
        </w:r>
      </w:del>
    </w:p>
    <w:p w:rsidR="00A0226F" w:rsidDel="008D7EFF" w:rsidRDefault="00A3063D" w:rsidP="00B41564">
      <w:pPr>
        <w:rPr>
          <w:del w:id="79" w:author="Thomas Thurman" w:date="2012-05-20T10:42:00Z"/>
        </w:rPr>
      </w:pPr>
      <w:del w:id="80" w:author="Thomas Thurman" w:date="2012-05-20T10:42:00Z">
        <w:r w:rsidDel="008D7EFF">
          <w:delText>CCCC2</w:delText>
        </w:r>
        <w:r w:rsidR="00F45581" w:rsidDel="008D7EFF">
          <w:delText>Shape_aspect.name=’single element</w:delText>
        </w:r>
        <w:r w:rsidDel="008D7EFF">
          <w:delText xml:space="preserve">’(should </w:delText>
        </w:r>
        <w:r w:rsidR="00240AE3" w:rsidDel="008D7EFF">
          <w:delText>be shape_aspect.id =</w:delText>
        </w:r>
        <w:r w:rsidDel="008D7EFF">
          <w:delText xml:space="preserve"> </w:delText>
        </w:r>
        <w:r w:rsidR="00240AE3" w:rsidDel="008D7EFF">
          <w:delText>‘</w:delText>
        </w:r>
        <w:r w:rsidDel="008D7EFF">
          <w:delText>gdt</w:delText>
        </w:r>
        <w:r w:rsidR="00F45581" w:rsidDel="008D7EFF">
          <w:delText xml:space="preserve"> body length 1’)</w:delText>
        </w:r>
        <w:r w:rsidR="00240AE3" w:rsidDel="008D7EFF">
          <w:delText>)</w:delText>
        </w:r>
        <w:r w:rsidR="00240AE3" w:rsidRPr="00240AE3" w:rsidDel="008D7EFF">
          <w:rPr>
            <w:color w:val="FF0000"/>
          </w:rPr>
          <w:delText>&lt;&lt;&lt;&lt;This is a change from last meeting</w:delText>
        </w:r>
      </w:del>
    </w:p>
    <w:p w:rsidR="00F45581" w:rsidDel="008D7EFF" w:rsidRDefault="00240AE3" w:rsidP="00B41564">
      <w:pPr>
        <w:rPr>
          <w:del w:id="81" w:author="Thomas Thurman" w:date="2012-05-20T10:42:00Z"/>
        </w:rPr>
      </w:pPr>
      <w:del w:id="82" w:author="Thomas Thurman" w:date="2012-05-20T10:42:00Z">
        <w:r w:rsidDel="008D7EFF">
          <w:delText>DDDD</w:delText>
        </w:r>
        <w:r w:rsidR="00A3063D" w:rsidDel="008D7EFF">
          <w:delText>2</w:delText>
        </w:r>
        <w:r w:rsidR="00F45581" w:rsidDel="008D7EFF">
          <w:delText xml:space="preserve">Shape_aspect.description=’gdt body length 1’(should </w:delText>
        </w:r>
        <w:r w:rsidDel="008D7EFF">
          <w:delText>be ’unified geometric item’</w:delText>
        </w:r>
        <w:r w:rsidR="00F45581" w:rsidDel="008D7EFF">
          <w:delText>)</w:delText>
        </w:r>
        <w:r w:rsidRPr="00240AE3" w:rsidDel="008D7EFF">
          <w:rPr>
            <w:color w:val="FF0000"/>
          </w:rPr>
          <w:delText>&lt;&lt;&lt;&lt;this is a change from last meeting.</w:delText>
        </w:r>
      </w:del>
    </w:p>
    <w:p w:rsidR="00F45581" w:rsidDel="008D7EFF" w:rsidRDefault="00F45581" w:rsidP="00B41564">
      <w:pPr>
        <w:rPr>
          <w:del w:id="83" w:author="Thomas Thurman" w:date="2012-05-20T10:42:00Z"/>
        </w:rPr>
      </w:pPr>
      <w:del w:id="84" w:author="Thomas Thurman" w:date="2012-05-20T10:42:00Z">
        <w:r w:rsidDel="008D7EFF">
          <w:delText>Shape_representation.name=’3d bound volume shape’</w:delText>
        </w:r>
      </w:del>
    </w:p>
    <w:p w:rsidR="00E90734" w:rsidRDefault="00C17D4E" w:rsidP="00B41564">
      <w:r>
        <w:t xml:space="preserve">Figures 2 and 3 illustrate the representation of a </w:t>
      </w:r>
      <w:r w:rsidRPr="00C17D4E">
        <w:rPr>
          <w:rStyle w:val="EntityChar"/>
        </w:rPr>
        <w:t>package_terminal</w:t>
      </w:r>
      <w:r>
        <w:t xml:space="preserve"> and </w:t>
      </w:r>
      <w:r w:rsidRPr="00C17D4E">
        <w:rPr>
          <w:rStyle w:val="EntityChar"/>
        </w:rPr>
        <w:t>package_body</w:t>
      </w:r>
      <w:r>
        <w:t xml:space="preserve"> respectively in the ‘assembly-style’ </w:t>
      </w:r>
      <w:r w:rsidR="008B4FBA">
        <w:t>package structure</w:t>
      </w:r>
      <w:r>
        <w:t xml:space="preserve">, in which each has a 3d shape represented by an </w:t>
      </w:r>
      <w:r w:rsidRPr="00C17D4E">
        <w:rPr>
          <w:rStyle w:val="EntityChar"/>
        </w:rPr>
        <w:t>advanced_brep_shape_representation</w:t>
      </w:r>
      <w:r>
        <w:t xml:space="preserve">. </w:t>
      </w:r>
      <w:r w:rsidR="00045880">
        <w:t xml:space="preserve">Note that in Figure 2, multiple instances of </w:t>
      </w:r>
      <w:r w:rsidR="00045880" w:rsidRPr="00045880">
        <w:rPr>
          <w:rStyle w:val="EntityChar"/>
        </w:rPr>
        <w:t>package_terminal</w:t>
      </w:r>
      <w:r w:rsidR="00045880">
        <w:t xml:space="preserve"> will often share a single </w:t>
      </w:r>
      <w:r w:rsidR="00045880" w:rsidRPr="00045880">
        <w:rPr>
          <w:rStyle w:val="EntityChar"/>
        </w:rPr>
        <w:t>package_terminal_template_definition</w:t>
      </w:r>
      <w:r w:rsidR="00045880">
        <w:t xml:space="preserve"> and each terminal template definition will have its own associated </w:t>
      </w:r>
      <w:r w:rsidR="00045880" w:rsidRPr="00045880">
        <w:rPr>
          <w:rStyle w:val="EntityChar"/>
        </w:rPr>
        <w:t>shape_representation</w:t>
      </w:r>
      <w:r w:rsidR="00045880">
        <w:t xml:space="preserve">. </w:t>
      </w:r>
      <w:r w:rsidR="00240AE3">
        <w:t>Multiple terminals sharing a single geometric model would use a single terminal template definition</w:t>
      </w:r>
      <w:r w:rsidR="009C3295">
        <w:t xml:space="preserve">, and other common attributes such as lead form. </w:t>
      </w:r>
      <w:r w:rsidR="00045880">
        <w:t xml:space="preserve">For example, if a given package has 64 similar </w:t>
      </w:r>
      <w:del w:id="85" w:author="Thomas Thurman" w:date="2012-05-20T10:30:00Z">
        <w:r w:rsidR="00045880" w:rsidDel="00057F7D">
          <w:delText>gullwing</w:delText>
        </w:r>
      </w:del>
      <w:ins w:id="86" w:author="Thomas Thurman" w:date="2012-05-20T10:30:00Z">
        <w:r w:rsidR="00057F7D">
          <w:t>gull wing</w:t>
        </w:r>
      </w:ins>
      <w:r w:rsidR="00045880">
        <w:t xml:space="preserve"> terminals, and a single thermal pad, there would be a total of 65 instances of </w:t>
      </w:r>
      <w:r w:rsidR="00045880" w:rsidRPr="00045880">
        <w:rPr>
          <w:rStyle w:val="EntityChar"/>
        </w:rPr>
        <w:t>package_terminal</w:t>
      </w:r>
      <w:r w:rsidR="00045880">
        <w:t xml:space="preserve"> and two terminal template definitions, each with its own shape repr</w:t>
      </w:r>
      <w:r w:rsidR="009C3295">
        <w:t xml:space="preserve">esentation. </w:t>
      </w:r>
      <w:r w:rsidR="00045880">
        <w:t xml:space="preserve">For each </w:t>
      </w:r>
      <w:r w:rsidR="009C3295">
        <w:t xml:space="preserve">individual </w:t>
      </w:r>
      <w:r w:rsidR="00045880">
        <w:t xml:space="preserve">terminal, the </w:t>
      </w:r>
      <w:r w:rsidR="00045880" w:rsidRPr="009C3295">
        <w:rPr>
          <w:rStyle w:val="EntityChar"/>
        </w:rPr>
        <w:t>usage_concept_usage_relationship</w:t>
      </w:r>
      <w:r w:rsidR="00045880">
        <w:t xml:space="preserve"> </w:t>
      </w:r>
      <w:r w:rsidR="009C3295">
        <w:t xml:space="preserve">(a subtype of </w:t>
      </w:r>
      <w:r w:rsidR="009C3295" w:rsidRPr="009C3295">
        <w:rPr>
          <w:rStyle w:val="EntityChar"/>
        </w:rPr>
        <w:t>mapped_item</w:t>
      </w:r>
      <w:r w:rsidR="009C3295">
        <w:t xml:space="preserve">) </w:t>
      </w:r>
      <w:r w:rsidR="00045880">
        <w:t xml:space="preserve">positions the terminal within the shape representation of the package. </w:t>
      </w:r>
      <w:r w:rsidR="00F92C39">
        <w:t xml:space="preserve">The </w:t>
      </w:r>
      <w:r w:rsidR="00D61F06" w:rsidRPr="00D61F06">
        <w:rPr>
          <w:rFonts w:ascii="Courier New" w:hAnsi="Courier New"/>
          <w:sz w:val="20"/>
          <w:rPrChange w:id="87" w:author="Thomas Thurman" w:date="2012-05-20T10:30:00Z">
            <w:rPr/>
          </w:rPrChange>
        </w:rPr>
        <w:t>mapping_target</w:t>
      </w:r>
      <w:r w:rsidR="00F92C39">
        <w:t xml:space="preserve"> and </w:t>
      </w:r>
      <w:r w:rsidR="00D61F06" w:rsidRPr="00D61F06">
        <w:rPr>
          <w:rFonts w:ascii="Courier New" w:hAnsi="Courier New"/>
          <w:sz w:val="20"/>
          <w:rPrChange w:id="88" w:author="Thomas Thurman" w:date="2012-05-20T10:30:00Z">
            <w:rPr/>
          </w:rPrChange>
        </w:rPr>
        <w:t>mapping_source</w:t>
      </w:r>
      <w:r w:rsidR="00F92C39">
        <w:t xml:space="preserve"> attributes specify the </w:t>
      </w:r>
      <w:r w:rsidR="009C3295">
        <w:t xml:space="preserve">geometric </w:t>
      </w:r>
      <w:r w:rsidR="00F92C39">
        <w:t xml:space="preserve">placement operation for the </w:t>
      </w:r>
      <w:r w:rsidR="009C3295">
        <w:t>terminal.</w:t>
      </w:r>
    </w:p>
    <w:p w:rsidR="00CF5C5E" w:rsidRDefault="009C3295" w:rsidP="00DE09FC">
      <w:r>
        <w:t xml:space="preserve">The alternative common geometric representation of a package model would be based on a single geometric model, most commonly a single </w:t>
      </w:r>
      <w:r w:rsidRPr="009C3295">
        <w:rPr>
          <w:rStyle w:val="EntityChar"/>
        </w:rPr>
        <w:t>manifold_solid_brep</w:t>
      </w:r>
      <w:r>
        <w:t xml:space="preserve"> within a single </w:t>
      </w:r>
      <w:r w:rsidRPr="009C3295">
        <w:rPr>
          <w:rStyle w:val="EntityChar"/>
        </w:rPr>
        <w:t>shape_representation</w:t>
      </w:r>
      <w:r>
        <w:t xml:space="preserve">. </w:t>
      </w:r>
    </w:p>
    <w:p w:rsidR="00CF5C5E" w:rsidDel="008D7EFF" w:rsidRDefault="00CF5C5E" w:rsidP="00CF5C5E">
      <w:pPr>
        <w:rPr>
          <w:del w:id="89" w:author="Thomas Thurman" w:date="2012-05-20T10:42:00Z"/>
        </w:rPr>
      </w:pPr>
      <w:del w:id="90" w:author="Thomas Thurman" w:date="2012-05-20T10:42:00Z">
        <w:r w:rsidDel="008D7EFF">
          <w:delText>Strings in Figure 4:</w:delText>
        </w:r>
      </w:del>
    </w:p>
    <w:p w:rsidR="00CF5C5E" w:rsidDel="008D7EFF" w:rsidRDefault="00CF5C5E" w:rsidP="00CF5C5E">
      <w:pPr>
        <w:rPr>
          <w:del w:id="91" w:author="Thomas Thurman" w:date="2012-05-20T10:42:00Z"/>
        </w:rPr>
      </w:pPr>
      <w:del w:id="92" w:author="Thomas Thurman" w:date="2012-05-20T10:42:00Z">
        <w:r w:rsidDel="008D7EFF">
          <w:delText>DDDDShape_aspect.name=’single element’ (should be shape_aspect.description = ’unified geometric item’)</w:delText>
        </w:r>
        <w:r w:rsidRPr="00240AE3" w:rsidDel="008D7EFF">
          <w:rPr>
            <w:color w:val="FF0000"/>
          </w:rPr>
          <w:delText>&lt;&lt;&lt;&lt;this is a change from last meeting.</w:delText>
        </w:r>
      </w:del>
    </w:p>
    <w:p w:rsidR="00CF5C5E" w:rsidDel="008D7EFF" w:rsidRDefault="00CF5C5E" w:rsidP="00CF5C5E">
      <w:pPr>
        <w:rPr>
          <w:del w:id="93" w:author="Thomas Thurman" w:date="2012-05-20T10:42:00Z"/>
        </w:rPr>
      </w:pPr>
      <w:del w:id="94" w:author="Thomas Thurman" w:date="2012-05-20T10:42:00Z">
        <w:r w:rsidDel="008D7EFF">
          <w:delText>Advanced_brep_shape_representation.name=’3d bound volume shape’</w:delText>
        </w:r>
      </w:del>
    </w:p>
    <w:p w:rsidR="00CF5C5E" w:rsidRDefault="00240AE3" w:rsidP="00DE09FC">
      <w:r>
        <w:t xml:space="preserve">Figure 4 illustrates that scenario. </w:t>
      </w:r>
      <w:r w:rsidR="009C3295">
        <w:t xml:space="preserve">In that scenario, the relationship between the individual package terminals and package body and their associated geometry in the shape representation of the package would typically be expressed with the mechanism of the </w:t>
      </w:r>
      <w:r w:rsidR="009C3295" w:rsidRPr="009C3295">
        <w:rPr>
          <w:rStyle w:val="EntityChar"/>
        </w:rPr>
        <w:t>item_identified_representation_usage</w:t>
      </w:r>
      <w:r w:rsidR="009C3295">
        <w:t xml:space="preserve"> (or a relevant subtype).</w:t>
      </w:r>
      <w:r w:rsidR="009F3D0C">
        <w:t xml:space="preserve"> This would most commonly result in a </w:t>
      </w:r>
      <w:r w:rsidR="00061159">
        <w:t xml:space="preserve">binding </w:t>
      </w:r>
      <w:r w:rsidR="009F3D0C">
        <w:t xml:space="preserve">of groups of faces in the shape representation of the package to each of the terminals and body. This representation presents challenges for applications that must leverage and/or identify common geometry across similar terminals. Nevertheless, it does simplify several aspects </w:t>
      </w:r>
      <w:r w:rsidR="00CC64A6">
        <w:t>of the geometric representation, and would be commonly encountered in 3D models provided by component suppliers, such as connector vendors.</w:t>
      </w:r>
      <w:r w:rsidR="009F3D0C">
        <w:t xml:space="preserve"> </w:t>
      </w:r>
      <w:r w:rsidR="00DE09FC">
        <w:t>Each of the common package model representations (single vs. multiple solid) requires a specific mechanism in STEP for associating faces of the geometric model with the applicable GD&amp;T elements.</w:t>
      </w:r>
    </w:p>
    <w:p w:rsidR="004249B5" w:rsidRDefault="00CC64A6" w:rsidP="00FC7100">
      <w:pPr>
        <w:pStyle w:val="Heading2"/>
      </w:pPr>
      <w:r>
        <w:t>Shape_aspects used in the representation of GD&amp;T annotations</w:t>
      </w:r>
    </w:p>
    <w:p w:rsidR="009D7E95" w:rsidRDefault="00CC64A6" w:rsidP="00B41564">
      <w:r>
        <w:t xml:space="preserve">The </w:t>
      </w:r>
      <w:r w:rsidRPr="00CC64A6">
        <w:rPr>
          <w:rStyle w:val="EntityChar"/>
        </w:rPr>
        <w:t>shape_aspect</w:t>
      </w:r>
      <w:r>
        <w:t xml:space="preserve"> entity is used to represent a </w:t>
      </w:r>
      <w:r w:rsidR="00E7146A">
        <w:t xml:space="preserve">wide </w:t>
      </w:r>
      <w:r>
        <w:t xml:space="preserve">variety of features in STEP product models. Both </w:t>
      </w:r>
      <w:r w:rsidRPr="00CC64A6">
        <w:rPr>
          <w:rStyle w:val="EntityChar"/>
        </w:rPr>
        <w:t>package_terminal</w:t>
      </w:r>
      <w:r>
        <w:t xml:space="preserve"> and </w:t>
      </w:r>
      <w:r w:rsidRPr="00CC64A6">
        <w:rPr>
          <w:rStyle w:val="EntityChar"/>
        </w:rPr>
        <w:t>package_body</w:t>
      </w:r>
      <w:r>
        <w:t xml:space="preserve"> are subtypes of </w:t>
      </w:r>
      <w:r w:rsidRPr="00CC64A6">
        <w:rPr>
          <w:rStyle w:val="EntityChar"/>
        </w:rPr>
        <w:t>shape_aspect</w:t>
      </w:r>
      <w:r>
        <w:t xml:space="preserve">. </w:t>
      </w:r>
      <w:r w:rsidR="00E7146A">
        <w:t xml:space="preserve">Additionally, many of the entities used to represent </w:t>
      </w:r>
      <w:r w:rsidR="00FC7100">
        <w:t xml:space="preserve">specific </w:t>
      </w:r>
      <w:r w:rsidR="00E7146A">
        <w:t xml:space="preserve">GD&amp;T </w:t>
      </w:r>
      <w:r w:rsidR="00FC7100">
        <w:t xml:space="preserve">concepts, including </w:t>
      </w:r>
      <w:r w:rsidR="00FC7100" w:rsidRPr="009C5A42">
        <w:rPr>
          <w:rStyle w:val="EntityChar"/>
        </w:rPr>
        <w:t>datum</w:t>
      </w:r>
      <w:r w:rsidR="00FC7100">
        <w:t xml:space="preserve">, </w:t>
      </w:r>
      <w:r w:rsidR="00FC7100" w:rsidRPr="009C5A42">
        <w:rPr>
          <w:rStyle w:val="EntityChar"/>
        </w:rPr>
        <w:t>datum_feature</w:t>
      </w:r>
      <w:r w:rsidR="00FC7100">
        <w:t xml:space="preserve">, </w:t>
      </w:r>
      <w:r w:rsidR="00FC7100" w:rsidRPr="009C5A42">
        <w:rPr>
          <w:rStyle w:val="EntityChar"/>
        </w:rPr>
        <w:t>centr</w:t>
      </w:r>
      <w:r w:rsidR="009C5A42" w:rsidRPr="009C5A42">
        <w:rPr>
          <w:rStyle w:val="EntityChar"/>
        </w:rPr>
        <w:t>e</w:t>
      </w:r>
      <w:r w:rsidR="00FC7100" w:rsidRPr="009C5A42">
        <w:rPr>
          <w:rStyle w:val="EntityChar"/>
        </w:rPr>
        <w:t>_of_symmetry</w:t>
      </w:r>
      <w:r w:rsidR="009C5A42">
        <w:t xml:space="preserve">, </w:t>
      </w:r>
      <w:r w:rsidR="00FC7100">
        <w:t>etc., are subtypes of shape_aspect.</w:t>
      </w:r>
      <w:r w:rsidR="002F6121">
        <w:t xml:space="preserve"> </w:t>
      </w:r>
      <w:r w:rsidR="009D7E95">
        <w:t xml:space="preserve">Multiple </w:t>
      </w:r>
      <w:r w:rsidR="00D61F06" w:rsidRPr="00D61F06">
        <w:rPr>
          <w:rFonts w:ascii="Courier New" w:hAnsi="Courier New"/>
          <w:sz w:val="20"/>
          <w:rPrChange w:id="95" w:author="Thomas Thurman" w:date="2012-05-20T10:31:00Z">
            <w:rPr/>
          </w:rPrChange>
        </w:rPr>
        <w:t>shape_aspects</w:t>
      </w:r>
      <w:r w:rsidR="009D7E95">
        <w:t xml:space="preserve"> will typically be used in the representation of an individual dimension or tolerance. At the lowest level, it is desired to link the GD&amp;T elements to one or more faces in the applicable underlying solid model or models. There are two specific mechanisms that may be used to relate a shape aspect to a face in the model. </w:t>
      </w:r>
    </w:p>
    <w:p w:rsidR="000522F7" w:rsidRDefault="002F6121" w:rsidP="006759C6">
      <w:del w:id="96" w:author="Thomas Thurman" w:date="2013-06-14T15:40:00Z">
        <w:r w:rsidDel="009F6A62">
          <w:delText xml:space="preserve">In the case that </w:delText>
        </w:r>
        <w:r w:rsidR="00CF5C5E" w:rsidDel="009F6A62">
          <w:delText>a single solid represents the package</w:delText>
        </w:r>
        <w:r w:rsidDel="009F6A62">
          <w:delText>, a</w:delText>
        </w:r>
      </w:del>
      <w:ins w:id="97" w:author="Thomas Thurman" w:date="2013-06-14T15:40:00Z">
        <w:r w:rsidR="009F6A62">
          <w:t>A</w:t>
        </w:r>
      </w:ins>
      <w:r>
        <w:t xml:space="preserve"> </w:t>
      </w:r>
      <w:r w:rsidRPr="00832B78">
        <w:rPr>
          <w:rStyle w:val="EntityChar"/>
        </w:rPr>
        <w:t>geometric_item_specific_usage</w:t>
      </w:r>
      <w:r>
        <w:t xml:space="preserve"> may be used to relate a single face of a </w:t>
      </w:r>
      <w:r w:rsidRPr="00832B78">
        <w:rPr>
          <w:rStyle w:val="EntityChar"/>
        </w:rPr>
        <w:t>shape_representation</w:t>
      </w:r>
      <w:r>
        <w:t xml:space="preserve"> with </w:t>
      </w:r>
      <w:del w:id="98" w:author="Thomas Thurman" w:date="2013-06-14T15:39:00Z">
        <w:r w:rsidDel="009F6A62">
          <w:delText xml:space="preserve">the </w:delText>
        </w:r>
      </w:del>
      <w:ins w:id="99" w:author="Thomas Thurman" w:date="2013-06-14T15:39:00Z">
        <w:r w:rsidR="009F6A62">
          <w:t xml:space="preserve">a </w:t>
        </w:r>
      </w:ins>
      <w:r w:rsidRPr="00832B78">
        <w:rPr>
          <w:rStyle w:val="EntityChar"/>
        </w:rPr>
        <w:t>shape_aspect</w:t>
      </w:r>
      <w:r>
        <w:t>.</w:t>
      </w:r>
      <w:r w:rsidR="00061159">
        <w:t xml:space="preserve"> </w:t>
      </w:r>
      <w:ins w:id="100" w:author="Thomas Thurman" w:date="2013-06-14T15:41:00Z">
        <w:r w:rsidR="009F6A62">
          <w:t xml:space="preserve">A </w:t>
        </w:r>
        <w:r w:rsidR="009F6A62" w:rsidRPr="009F6A62">
          <w:rPr>
            <w:rFonts w:ascii="Courier New" w:hAnsi="Courier New"/>
            <w:rPrChange w:id="101" w:author="Thomas Thurman" w:date="2013-06-14T15:45:00Z">
              <w:rPr/>
            </w:rPrChange>
          </w:rPr>
          <w:t>shape_aspect</w:t>
        </w:r>
        <w:r w:rsidR="009F6A62">
          <w:t xml:space="preserve"> may be referenced by no more than one instance of </w:t>
        </w:r>
        <w:r w:rsidR="009F6A62" w:rsidRPr="00832B78">
          <w:rPr>
            <w:rStyle w:val="EntityChar"/>
          </w:rPr>
          <w:t>geometric_item_specific_usage</w:t>
        </w:r>
        <w:r w:rsidR="009F6A62" w:rsidRPr="009F6A62">
          <w:rPr>
            <w:rPrChange w:id="102" w:author="Thomas Thurman" w:date="2013-06-14T15:46:00Z">
              <w:rPr>
                <w:rStyle w:val="EntityChar"/>
              </w:rPr>
            </w:rPrChange>
          </w:rPr>
          <w:t xml:space="preserve">. </w:t>
        </w:r>
      </w:ins>
      <w:ins w:id="103" w:author="Thomas Thurman" w:date="2013-06-14T15:50:00Z">
        <w:r w:rsidR="009F6A62" w:rsidRPr="009F6A62">
          <w:rPr>
            <w:rPrChange w:id="104" w:author="Thomas Thurman" w:date="2013-06-14T15:52:00Z">
              <w:rPr>
                <w:rStyle w:val="EntityChar"/>
              </w:rPr>
            </w:rPrChange>
          </w:rPr>
          <w:t xml:space="preserve">The result </w:t>
        </w:r>
      </w:ins>
      <w:ins w:id="105" w:author="Thomas Thurman" w:date="2013-06-14T15:51:00Z">
        <w:r w:rsidR="009F6A62" w:rsidRPr="009F6A62">
          <w:rPr>
            <w:rPrChange w:id="106" w:author="Thomas Thurman" w:date="2013-06-14T15:52:00Z">
              <w:rPr>
                <w:rStyle w:val="EntityChar"/>
              </w:rPr>
            </w:rPrChange>
          </w:rPr>
          <w:t>is that the</w:t>
        </w:r>
        <w:r w:rsidR="009F6A62">
          <w:rPr>
            <w:rStyle w:val="EntityChar"/>
          </w:rPr>
          <w:t xml:space="preserve"> shape_aspect instance </w:t>
        </w:r>
        <w:r w:rsidR="009F6A62" w:rsidRPr="009F6A62">
          <w:rPr>
            <w:rPrChange w:id="107" w:author="Thomas Thurman" w:date="2013-06-14T15:52:00Z">
              <w:rPr>
                <w:rStyle w:val="EntityChar"/>
              </w:rPr>
            </w:rPrChange>
          </w:rPr>
          <w:t>is a formal proxy for the</w:t>
        </w:r>
        <w:r w:rsidR="009F6A62">
          <w:rPr>
            <w:rStyle w:val="EntityChar"/>
          </w:rPr>
          <w:t xml:space="preserve"> geometric_representation_item</w:t>
        </w:r>
        <w:r w:rsidR="006759C6">
          <w:rPr>
            <w:rStyle w:val="EntityChar"/>
          </w:rPr>
          <w:t xml:space="preserve"> </w:t>
        </w:r>
        <w:r w:rsidR="006759C6" w:rsidRPr="006759C6">
          <w:rPr>
            <w:rPrChange w:id="108" w:author="Thomas Thurman" w:date="2013-06-14T23:00:00Z">
              <w:rPr>
                <w:rStyle w:val="EntityChar"/>
              </w:rPr>
            </w:rPrChange>
          </w:rPr>
          <w:t xml:space="preserve">because the combination of </w:t>
        </w:r>
      </w:ins>
      <w:ins w:id="109" w:author="Thomas Thurman" w:date="2013-06-14T22:59:00Z">
        <w:r w:rsidR="006759C6" w:rsidRPr="006759C6">
          <w:rPr>
            <w:rPrChange w:id="110" w:author="Thomas Thurman" w:date="2013-06-14T23:00:00Z">
              <w:rPr>
                <w:rStyle w:val="EntityChar"/>
              </w:rPr>
            </w:rPrChange>
          </w:rPr>
          <w:t>the</w:t>
        </w:r>
        <w:r w:rsidR="006759C6">
          <w:rPr>
            <w:rStyle w:val="EntityChar"/>
          </w:rPr>
          <w:t xml:space="preserve"> </w:t>
        </w:r>
        <w:r w:rsidR="006759C6" w:rsidRPr="006759C6">
          <w:rPr>
            <w:rFonts w:ascii="Courier New" w:hAnsi="Courier New" w:cs="Courier New"/>
            <w:sz w:val="20"/>
          </w:rPr>
          <w:t xml:space="preserve">shape_aspect </w:t>
        </w:r>
        <w:r w:rsidR="006759C6" w:rsidRPr="006759C6">
          <w:rPr>
            <w:rPrChange w:id="111" w:author="Thomas Thurman" w:date="2013-06-14T23:00:00Z">
              <w:rPr>
                <w:rFonts w:ascii="Courier New" w:hAnsi="Courier New" w:cs="Courier New"/>
                <w:sz w:val="20"/>
              </w:rPr>
            </w:rPrChange>
          </w:rPr>
          <w:t>entity,</w:t>
        </w:r>
        <w:r w:rsidR="006759C6" w:rsidRPr="006759C6">
          <w:rPr>
            <w:rFonts w:ascii="Courier New" w:hAnsi="Courier New" w:cs="Courier New"/>
            <w:sz w:val="20"/>
          </w:rPr>
          <w:t xml:space="preserve"> geometric_item_specific_usage entity</w:t>
        </w:r>
        <w:r w:rsidR="006759C6">
          <w:rPr>
            <w:rFonts w:ascii="Courier New" w:hAnsi="Courier New" w:cs="Courier New"/>
            <w:sz w:val="20"/>
          </w:rPr>
          <w:t xml:space="preserve"> </w:t>
        </w:r>
        <w:r w:rsidR="006759C6" w:rsidRPr="006759C6">
          <w:rPr>
            <w:rPrChange w:id="112" w:author="Thomas Thurman" w:date="2013-06-14T23:00:00Z">
              <w:rPr>
                <w:rFonts w:ascii="Courier New" w:hAnsi="Courier New" w:cs="Courier New"/>
                <w:sz w:val="20"/>
              </w:rPr>
            </w:rPrChange>
          </w:rPr>
          <w:t>and the</w:t>
        </w:r>
        <w:r w:rsidR="006759C6" w:rsidRPr="006759C6">
          <w:rPr>
            <w:rFonts w:ascii="Courier New" w:hAnsi="Courier New" w:cs="Courier New"/>
            <w:sz w:val="20"/>
          </w:rPr>
          <w:t xml:space="preserve"> geometric_representation_item</w:t>
        </w:r>
        <w:r w:rsidR="006759C6" w:rsidRPr="006759C6">
          <w:rPr>
            <w:rPrChange w:id="113" w:author="Thomas Thurman" w:date="2013-06-14T23:00:00Z">
              <w:rPr>
                <w:rFonts w:ascii="Courier New" w:hAnsi="Courier New" w:cs="Courier New"/>
                <w:sz w:val="20"/>
              </w:rPr>
            </w:rPrChange>
          </w:rPr>
          <w:t>, i.e.</w:t>
        </w:r>
        <w:r w:rsidR="006759C6" w:rsidRPr="006759C6">
          <w:rPr>
            <w:rFonts w:ascii="Courier New" w:hAnsi="Courier New" w:cs="Courier New"/>
            <w:sz w:val="20"/>
          </w:rPr>
          <w:t xml:space="preserve"> advanced_face</w:t>
        </w:r>
        <w:r w:rsidR="006759C6" w:rsidRPr="0009245A">
          <w:rPr>
            <w:rPrChange w:id="114" w:author="Thomas Thurman" w:date="2013-06-14T23:00:00Z">
              <w:rPr>
                <w:rFonts w:ascii="Courier New" w:hAnsi="Courier New" w:cs="Courier New"/>
                <w:sz w:val="20"/>
              </w:rPr>
            </w:rPrChange>
          </w:rPr>
          <w:t>, are unique.</w:t>
        </w:r>
        <w:r w:rsidR="006759C6">
          <w:rPr>
            <w:rFonts w:ascii="Courier New" w:hAnsi="Courier New" w:cs="Courier New"/>
            <w:sz w:val="20"/>
          </w:rPr>
          <w:t xml:space="preserve"> </w:t>
        </w:r>
      </w:ins>
      <w:r w:rsidR="000522F7">
        <w:t xml:space="preserve">Figure 4 illustrates the </w:t>
      </w:r>
      <w:r w:rsidR="007A2ECD">
        <w:t>instantiation</w:t>
      </w:r>
      <w:r w:rsidR="000522F7">
        <w:t xml:space="preserve"> of a </w:t>
      </w:r>
      <w:r w:rsidR="000522F7" w:rsidRPr="007A2ECD">
        <w:rPr>
          <w:rStyle w:val="EntityChar"/>
        </w:rPr>
        <w:t>shape_aspect</w:t>
      </w:r>
      <w:r w:rsidR="000522F7">
        <w:t xml:space="preserve"> used to identify a single face in the context of a single solid package model. It is important to note that in the single-solid package model, a face used in a GD&amp;T annotation will also </w:t>
      </w:r>
      <w:r w:rsidR="00EA4049">
        <w:t xml:space="preserve">typically </w:t>
      </w:r>
      <w:r w:rsidR="000522F7">
        <w:t xml:space="preserve">be an element of either the </w:t>
      </w:r>
      <w:r w:rsidR="000522F7" w:rsidRPr="000522F7">
        <w:rPr>
          <w:rStyle w:val="EntityChar"/>
        </w:rPr>
        <w:t>package_body</w:t>
      </w:r>
      <w:r w:rsidR="000522F7">
        <w:t xml:space="preserve"> or a </w:t>
      </w:r>
      <w:r w:rsidR="000522F7" w:rsidRPr="000522F7">
        <w:rPr>
          <w:rStyle w:val="EntityChar"/>
        </w:rPr>
        <w:t>package_terminal</w:t>
      </w:r>
      <w:r w:rsidR="000522F7">
        <w:t xml:space="preserve">. </w:t>
      </w:r>
      <w:r w:rsidR="007A2ECD">
        <w:t>If it is desired to identify the individual terminal or terminals, for example, referenced by a GD&amp;T element, the receiving system must traverse the relationships from the shape aspects composing the GD&amp;T element through the associated face or faces and back to any additional package terminals referencing the common face(s).</w:t>
      </w:r>
      <w:r>
        <w:t xml:space="preserve"> </w:t>
      </w:r>
      <w:r w:rsidR="00061159">
        <w:t xml:space="preserve"> </w:t>
      </w:r>
      <w:r w:rsidR="00061159" w:rsidRPr="00DE7220">
        <w:t xml:space="preserve">When multiple shape_aspects are to be related to the same face, only one of the identification relationships can be a </w:t>
      </w:r>
      <w:r w:rsidR="00061159" w:rsidRPr="00DE7220">
        <w:rPr>
          <w:rStyle w:val="EntityChar"/>
        </w:rPr>
        <w:t>geometric_item_specific_usage.</w:t>
      </w:r>
      <w:r w:rsidR="00061159" w:rsidRPr="00DE7220">
        <w:t xml:space="preserve"> The other identification relationships must be </w:t>
      </w:r>
      <w:r w:rsidR="001E1168" w:rsidRPr="00DE7220">
        <w:t xml:space="preserve">instances of </w:t>
      </w:r>
      <w:r w:rsidR="00061159" w:rsidRPr="00DE7220">
        <w:t xml:space="preserve">the supertype </w:t>
      </w:r>
      <w:r w:rsidR="00061159" w:rsidRPr="00DE7220">
        <w:rPr>
          <w:rStyle w:val="EntityChar"/>
        </w:rPr>
        <w:t>item_identified_specific_usage</w:t>
      </w:r>
      <w:r w:rsidR="00061159" w:rsidRPr="00DE7220">
        <w:t>.</w:t>
      </w:r>
      <w:r w:rsidR="00061159">
        <w:t xml:space="preserve"> </w:t>
      </w:r>
    </w:p>
    <w:p w:rsidR="00DE09FC" w:rsidRDefault="007A2ECD" w:rsidP="00B41564">
      <w:r>
        <w:t xml:space="preserve">In the context of a multiple-solid (assembly-style) package representation, the </w:t>
      </w:r>
      <w:r w:rsidRPr="007A2ECD">
        <w:rPr>
          <w:rStyle w:val="EntityChar"/>
        </w:rPr>
        <w:t>geometric_item_specific_usage</w:t>
      </w:r>
      <w:r>
        <w:t xml:space="preserve"> is insufficient to identify individual faces of individual terminals in the model. This is due to the fact that many terminal instances will often be sharing </w:t>
      </w:r>
      <w:r w:rsidR="0084214C">
        <w:t xml:space="preserve">a single shape_representation, and therefore a common collection of faces. In this case, a specialized subtype of </w:t>
      </w:r>
      <w:r w:rsidR="00F52DAE" w:rsidRPr="007A2ECD">
        <w:rPr>
          <w:rStyle w:val="EntityChar"/>
        </w:rPr>
        <w:t>geometric_item_specific_usage</w:t>
      </w:r>
      <w:r w:rsidR="0084214C">
        <w:t xml:space="preserve"> must be employed. </w:t>
      </w:r>
      <w:r w:rsidR="00616D12">
        <w:t xml:space="preserve">The </w:t>
      </w:r>
      <w:r w:rsidR="00616D12" w:rsidRPr="00616D12">
        <w:rPr>
          <w:rStyle w:val="EntityChar"/>
        </w:rPr>
        <w:t>chain_based_geometric_item_specific_usage</w:t>
      </w:r>
      <w:r w:rsidR="00616D12">
        <w:t xml:space="preserve"> enables the identification of a single </w:t>
      </w:r>
      <w:r w:rsidR="00616D12" w:rsidRPr="00616D12">
        <w:rPr>
          <w:rStyle w:val="EntityChar"/>
        </w:rPr>
        <w:t>representation_item</w:t>
      </w:r>
      <w:r w:rsidR="00616D12">
        <w:t xml:space="preserve">, such as an </w:t>
      </w:r>
      <w:r w:rsidR="00616D12" w:rsidRPr="00616D12">
        <w:rPr>
          <w:rStyle w:val="EntityChar"/>
        </w:rPr>
        <w:t>advanced_face</w:t>
      </w:r>
      <w:r w:rsidR="00616D12">
        <w:t>, a</w:t>
      </w:r>
      <w:ins w:id="115" w:author="Thomas Thurman" w:date="2013-06-14T15:42:00Z">
        <w:r w:rsidR="009F6A62">
          <w:t>s</w:t>
        </w:r>
      </w:ins>
      <w:del w:id="116" w:author="Thomas Thurman" w:date="2013-06-14T15:42:00Z">
        <w:r w:rsidR="00616D12" w:rsidDel="009F6A62">
          <w:delText>t</w:delText>
        </w:r>
      </w:del>
      <w:r w:rsidR="00616D12">
        <w:t xml:space="preserve"> the leaf node of a c</w:t>
      </w:r>
      <w:r w:rsidR="00DE09FC">
        <w:t>hain of mapped representations.</w:t>
      </w:r>
      <w:r w:rsidR="005C458A">
        <w:t xml:space="preserve"> </w:t>
      </w:r>
      <w:r w:rsidR="00DE09FC">
        <w:t>The entities and relationships needed to uniquely identify a single face in the context of a multiple-solid package model representation are illustrated in Figures 2 and 3.</w:t>
      </w:r>
      <w:r w:rsidR="005C458A">
        <w:t xml:space="preserve"> Figure 2 illustrates a </w:t>
      </w:r>
      <w:r w:rsidR="005C458A" w:rsidRPr="005C458A">
        <w:rPr>
          <w:rStyle w:val="EntityChar"/>
        </w:rPr>
        <w:t>shape_aspect</w:t>
      </w:r>
      <w:r w:rsidR="005C458A">
        <w:t xml:space="preserve"> (#1020) calling out a single face (#670) on a single instance of a </w:t>
      </w:r>
      <w:r w:rsidR="005C458A" w:rsidRPr="005C458A">
        <w:rPr>
          <w:rStyle w:val="EntityChar"/>
        </w:rPr>
        <w:t>package_terminal</w:t>
      </w:r>
      <w:r w:rsidR="005C458A">
        <w:t xml:space="preserve">.  The </w:t>
      </w:r>
      <w:r w:rsidR="005C458A" w:rsidRPr="005C458A">
        <w:rPr>
          <w:rStyle w:val="EntityChar"/>
        </w:rPr>
        <w:t>chain_based_geometric_item_specific_usage</w:t>
      </w:r>
      <w:r w:rsidR="005C458A">
        <w:t xml:space="preserve"> </w:t>
      </w:r>
      <w:r w:rsidR="009E394F">
        <w:t xml:space="preserve">in Figure 2 </w:t>
      </w:r>
      <w:r w:rsidR="005C458A">
        <w:t xml:space="preserve">contains two nodes – the first element in the list of nodes references the </w:t>
      </w:r>
      <w:r w:rsidR="005C458A" w:rsidRPr="005C458A">
        <w:rPr>
          <w:rStyle w:val="EntityChar"/>
        </w:rPr>
        <w:t>shape_representation</w:t>
      </w:r>
      <w:r w:rsidR="005C458A">
        <w:t xml:space="preserve"> of the package (#816) while the second element references the </w:t>
      </w:r>
      <w:r w:rsidR="005C458A" w:rsidRPr="005C458A">
        <w:rPr>
          <w:rStyle w:val="EntityChar"/>
        </w:rPr>
        <w:t>shape_representation</w:t>
      </w:r>
      <w:r w:rsidR="005C458A">
        <w:t xml:space="preserve"> of the terminal (#784). The </w:t>
      </w:r>
      <w:r w:rsidR="00D61F06" w:rsidRPr="00D61F06">
        <w:rPr>
          <w:rFonts w:ascii="Courier New" w:hAnsi="Courier New"/>
          <w:sz w:val="20"/>
          <w:rPrChange w:id="117" w:author="Thomas Thurman" w:date="2012-05-20T10:32:00Z">
            <w:rPr/>
          </w:rPrChange>
        </w:rPr>
        <w:t>undirected_link</w:t>
      </w:r>
      <w:r w:rsidR="005C458A">
        <w:t xml:space="preserve"> list contains a single element, the </w:t>
      </w:r>
      <w:r w:rsidR="005C458A" w:rsidRPr="005C458A">
        <w:rPr>
          <w:rStyle w:val="EntityChar"/>
        </w:rPr>
        <w:t>usage_concept_usage_relationship</w:t>
      </w:r>
      <w:r w:rsidR="005C458A">
        <w:t xml:space="preserve"> (a subtype of </w:t>
      </w:r>
      <w:r w:rsidR="005C458A" w:rsidRPr="005C458A">
        <w:rPr>
          <w:rStyle w:val="EntityChar"/>
        </w:rPr>
        <w:t>mapped_item</w:t>
      </w:r>
      <w:r w:rsidR="005C458A">
        <w:t xml:space="preserve">) that places an instance of the terminal shape representation into the package shape representation for one specific </w:t>
      </w:r>
      <w:r w:rsidR="005C458A" w:rsidRPr="005C458A">
        <w:rPr>
          <w:rStyle w:val="EntityChar"/>
        </w:rPr>
        <w:t>package_terminal</w:t>
      </w:r>
      <w:r w:rsidR="00154753">
        <w:t>.</w:t>
      </w:r>
      <w:r w:rsidR="001E1168">
        <w:t xml:space="preserve"> Because the </w:t>
      </w:r>
      <w:r w:rsidR="001E1168" w:rsidRPr="00616D12">
        <w:rPr>
          <w:rStyle w:val="EntityChar"/>
        </w:rPr>
        <w:t>chain_based_geometric_item_specific_usage</w:t>
      </w:r>
      <w:r w:rsidR="001E1168">
        <w:t xml:space="preserve"> is a subtype of </w:t>
      </w:r>
      <w:r w:rsidR="001E1168" w:rsidRPr="00616D12">
        <w:rPr>
          <w:rStyle w:val="EntityChar"/>
        </w:rPr>
        <w:t>geometric_item_specific_usage</w:t>
      </w:r>
      <w:r w:rsidR="001E1168">
        <w:t xml:space="preserve"> the uniqueness restriction on </w:t>
      </w:r>
      <w:r w:rsidR="001E1168" w:rsidRPr="00616D12">
        <w:rPr>
          <w:rStyle w:val="EntityChar"/>
        </w:rPr>
        <w:t>geometric_item_specific_usage</w:t>
      </w:r>
      <w:r w:rsidR="001E1168">
        <w:t xml:space="preserve"> applies to </w:t>
      </w:r>
      <w:r w:rsidR="001E1168" w:rsidRPr="00616D12">
        <w:rPr>
          <w:rStyle w:val="EntityChar"/>
        </w:rPr>
        <w:t>chain_based_geometric_item_specific_usage</w:t>
      </w:r>
      <w:r w:rsidR="001E1168">
        <w:t>. Pe</w:t>
      </w:r>
      <w:r w:rsidR="00154753">
        <w:t xml:space="preserve">r the </w:t>
      </w:r>
      <w:r w:rsidR="00B670FF">
        <w:t>PMIRP</w:t>
      </w:r>
      <w:r w:rsidR="00154753">
        <w:t xml:space="preserve">, if a single geometric feature consists of multiple faces, it is appropriate to have multiple </w:t>
      </w:r>
      <w:r w:rsidR="00154753" w:rsidRPr="00154753">
        <w:rPr>
          <w:rStyle w:val="EntityChar"/>
        </w:rPr>
        <w:t>item_identified_representation_usage</w:t>
      </w:r>
      <w:r w:rsidR="00154753">
        <w:t xml:space="preserve"> entities </w:t>
      </w:r>
      <w:r w:rsidR="001E1168">
        <w:t xml:space="preserve">collecting </w:t>
      </w:r>
      <w:r w:rsidR="00154753">
        <w:t xml:space="preserve">the individual faces </w:t>
      </w:r>
      <w:r w:rsidR="001E1168">
        <w:t xml:space="preserve">that are related </w:t>
      </w:r>
      <w:r w:rsidR="00154753">
        <w:t>to the single shape aspect. This will typically be the case for the representation of the package terminal or body, and would also be applicable for certain GD&amp;T features, such as a hole consisting of two cylindrical faces.</w:t>
      </w:r>
    </w:p>
    <w:p w:rsidR="002F6121" w:rsidRDefault="002F6121" w:rsidP="002F6121">
      <w:pPr>
        <w:pStyle w:val="Heading4"/>
      </w:pPr>
      <w:r>
        <w:t>Composite_shape_aspect</w:t>
      </w:r>
    </w:p>
    <w:p w:rsidR="002959AC" w:rsidRDefault="00154753" w:rsidP="00B41564">
      <w:r>
        <w:t xml:space="preserve">Often, it is either necessary or convenient to </w:t>
      </w:r>
      <w:r w:rsidR="00CB763B">
        <w:t xml:space="preserve">create </w:t>
      </w:r>
      <w:r>
        <w:t xml:space="preserve">a </w:t>
      </w:r>
      <w:r w:rsidRPr="00154753">
        <w:rPr>
          <w:rStyle w:val="EntityChar"/>
        </w:rPr>
        <w:t>shape_aspect</w:t>
      </w:r>
      <w:r>
        <w:t xml:space="preserve"> that is a composition of other existing </w:t>
      </w:r>
      <w:r w:rsidRPr="00154753">
        <w:rPr>
          <w:rStyle w:val="EntityChar"/>
        </w:rPr>
        <w:t>shape_aspects</w:t>
      </w:r>
      <w:r>
        <w:t xml:space="preserve">. </w:t>
      </w:r>
      <w:r w:rsidR="00854532">
        <w:t xml:space="preserve">A </w:t>
      </w:r>
      <w:del w:id="118" w:author="Thomas Thurman" w:date="2012-05-20T10:32:00Z">
        <w:r w:rsidR="00EC55F5" w:rsidDel="00057F7D">
          <w:delText>CCCC</w:delText>
        </w:r>
      </w:del>
      <w:r w:rsidR="00854532" w:rsidRPr="00854532">
        <w:rPr>
          <w:rStyle w:val="EntityChar"/>
        </w:rPr>
        <w:t>composite_group_shape_aspect</w:t>
      </w:r>
      <w:r w:rsidR="00854532">
        <w:t xml:space="preserve"> and a </w:t>
      </w:r>
      <w:r w:rsidR="00854532" w:rsidRPr="00854532">
        <w:rPr>
          <w:rStyle w:val="EntityChar"/>
        </w:rPr>
        <w:t>composite_unit_shape_aspect</w:t>
      </w:r>
      <w:r>
        <w:t xml:space="preserve"> are two important subtypes of </w:t>
      </w:r>
      <w:r w:rsidR="00854532" w:rsidRPr="00854532">
        <w:rPr>
          <w:rStyle w:val="EntityChar"/>
        </w:rPr>
        <w:t>composite_shape_aspect</w:t>
      </w:r>
      <w:r w:rsidR="00854532">
        <w:t xml:space="preserve">. A </w:t>
      </w:r>
      <w:r w:rsidR="00854532" w:rsidRPr="00854532">
        <w:rPr>
          <w:rStyle w:val="EntityChar"/>
        </w:rPr>
        <w:t>composite_unit_shape_aspect</w:t>
      </w:r>
      <w:r w:rsidR="00854532">
        <w:t xml:space="preserve"> is used to aggregate multiple </w:t>
      </w:r>
      <w:r w:rsidR="00854532" w:rsidRPr="00854532">
        <w:rPr>
          <w:rStyle w:val="EntityChar"/>
        </w:rPr>
        <w:t>shape_aspects</w:t>
      </w:r>
      <w:r w:rsidR="00854532">
        <w:t xml:space="preserve"> that are to be treated as a unit.  The </w:t>
      </w:r>
      <w:r w:rsidR="00854532" w:rsidRPr="00854532">
        <w:rPr>
          <w:rStyle w:val="EntityChar"/>
        </w:rPr>
        <w:t>composite_group_shape_aspect</w:t>
      </w:r>
      <w:r w:rsidR="00854532">
        <w:t xml:space="preserve"> is used when it is desired to apply a property to each of the constituent elements individually. </w:t>
      </w:r>
      <w:ins w:id="119" w:author="Thomas Thurman" w:date="2013-06-14T18:13:00Z">
        <w:r w:rsidR="00B515FC">
          <w:t xml:space="preserve">The PMIRP specifies two options for the name attribute of  </w:t>
        </w:r>
      </w:ins>
      <w:ins w:id="120" w:author="Thomas Thurman" w:date="2013-06-14T18:14:00Z">
        <w:r w:rsidR="00B515FC" w:rsidRPr="00854532">
          <w:rPr>
            <w:rStyle w:val="EntityChar"/>
          </w:rPr>
          <w:t>composite_group_shape_aspect</w:t>
        </w:r>
        <w:r w:rsidR="00B515FC">
          <w:t xml:space="preserve">: “multiple elements” or “pattern of features”. In the context of this document, </w:t>
        </w:r>
      </w:ins>
      <w:ins w:id="121" w:author="Thomas Thurman" w:date="2013-06-14T18:15:00Z">
        <w:r w:rsidR="00B515FC">
          <w:t xml:space="preserve">“multiple elements” should always apply. </w:t>
        </w:r>
      </w:ins>
      <w:r w:rsidR="00F32302">
        <w:t>When representing other specialized GD&amp;T subtypes of shape_aspect, a complex with composite_shape_aspect can also be instantiated.</w:t>
      </w:r>
      <w:r w:rsidR="002959AC">
        <w:t xml:space="preserve"> </w:t>
      </w:r>
      <w:r w:rsidR="00F32302">
        <w:t xml:space="preserve">Figures 5 and 6 below illustrate several of the possible scenarios involving </w:t>
      </w:r>
      <w:r w:rsidR="00F32302" w:rsidRPr="00A03BC7">
        <w:rPr>
          <w:rStyle w:val="EntityChar"/>
        </w:rPr>
        <w:t>composite_shape_aspect</w:t>
      </w:r>
      <w:r w:rsidR="00F32302">
        <w:t xml:space="preserve">. </w:t>
      </w:r>
    </w:p>
    <w:p w:rsidR="007072BB" w:rsidDel="008D7EFF" w:rsidRDefault="007072BB" w:rsidP="00B41564">
      <w:pPr>
        <w:rPr>
          <w:del w:id="122" w:author="Thomas Thurman" w:date="2012-05-20T10:43:00Z"/>
        </w:rPr>
      </w:pPr>
      <w:del w:id="123" w:author="Thomas Thurman" w:date="2012-05-20T10:43:00Z">
        <w:r w:rsidDel="008D7EFF">
          <w:delText>Strings in Figure 5:</w:delText>
        </w:r>
      </w:del>
    </w:p>
    <w:p w:rsidR="007072BB" w:rsidDel="008D7EFF" w:rsidRDefault="00CB763B" w:rsidP="00B41564">
      <w:pPr>
        <w:rPr>
          <w:del w:id="124" w:author="Thomas Thurman" w:date="2012-05-20T10:43:00Z"/>
          <w:color w:val="FF0000"/>
        </w:rPr>
      </w:pPr>
      <w:del w:id="125" w:author="Thomas Thurman" w:date="2012-05-20T10:43:00Z">
        <w:r w:rsidRPr="00CB763B" w:rsidDel="008D7EFF">
          <w:rPr>
            <w:color w:val="FF0000"/>
          </w:rPr>
          <w:delText>DDDD</w:delText>
        </w:r>
        <w:r w:rsidR="00A3063D" w:rsidRPr="00CB763B" w:rsidDel="008D7EFF">
          <w:rPr>
            <w:color w:val="FF0000"/>
          </w:rPr>
          <w:delText>2-</w:delText>
        </w:r>
        <w:r w:rsidR="007072BB" w:rsidRPr="00CB763B" w:rsidDel="008D7EFF">
          <w:rPr>
            <w:color w:val="FF0000"/>
          </w:rPr>
          <w:delText>#1646 Composite_</w:delText>
        </w:r>
        <w:r w:rsidRPr="00CB763B" w:rsidDel="008D7EFF">
          <w:rPr>
            <w:color w:val="FF0000"/>
          </w:rPr>
          <w:delText>unit_</w:delText>
        </w:r>
        <w:r w:rsidR="007072BB" w:rsidRPr="00CB763B" w:rsidDel="008D7EFF">
          <w:rPr>
            <w:color w:val="FF0000"/>
          </w:rPr>
          <w:delText>shape_aspect.name=’feature of size’ (should be on description)</w:delText>
        </w:r>
        <w:r w:rsidRPr="00CB763B" w:rsidDel="008D7EFF">
          <w:rPr>
            <w:color w:val="FF0000"/>
          </w:rPr>
          <w:delText>&lt;&lt;&lt;&lt;change 5/18/2012</w:delText>
        </w:r>
      </w:del>
    </w:p>
    <w:p w:rsidR="008A2876" w:rsidRPr="008A2876" w:rsidDel="008D7EFF" w:rsidRDefault="008A2876" w:rsidP="008A2876">
      <w:pPr>
        <w:rPr>
          <w:del w:id="126" w:author="Thomas Thurman" w:date="2012-05-20T10:43:00Z"/>
          <w:color w:val="FF0000"/>
        </w:rPr>
      </w:pPr>
      <w:del w:id="127" w:author="Thomas Thurman" w:date="2012-05-20T10:43:00Z">
        <w:r w:rsidRPr="00CB763B" w:rsidDel="008D7EFF">
          <w:rPr>
            <w:color w:val="FF0000"/>
          </w:rPr>
          <w:delText xml:space="preserve">DDDD2-#1646 </w:delText>
        </w:r>
        <w:r w:rsidRPr="008A2876" w:rsidDel="008D7EFF">
          <w:rPr>
            <w:color w:val="FF0000"/>
          </w:rPr>
          <w:delText>‘dimension E1 and datum feature B’</w:delText>
        </w:r>
        <w:r w:rsidDel="008D7EFF">
          <w:rPr>
            <w:color w:val="FF0000"/>
          </w:rPr>
          <w:delText xml:space="preserve"> should be on shape_aspect.id. 5/18/2012</w:delText>
        </w:r>
      </w:del>
    </w:p>
    <w:p w:rsidR="007072BB" w:rsidDel="008D7EFF" w:rsidRDefault="00EC55F5" w:rsidP="00B41564">
      <w:pPr>
        <w:rPr>
          <w:del w:id="128" w:author="Thomas Thurman" w:date="2012-05-20T10:43:00Z"/>
        </w:rPr>
      </w:pPr>
      <w:del w:id="129" w:author="Thomas Thurman" w:date="2012-05-20T10:43:00Z">
        <w:r w:rsidDel="008D7EFF">
          <w:delText>CCCC</w:delText>
        </w:r>
        <w:r w:rsidR="007072BB" w:rsidDel="008D7EFF">
          <w:delText xml:space="preserve">#1628/#1594 Shape_aspect.name=’single_geometric_feature’(should be on </w:delText>
        </w:r>
        <w:r w:rsidR="006D5379" w:rsidDel="008D7EFF">
          <w:delText xml:space="preserve">description and </w:delText>
        </w:r>
        <w:r w:rsidR="00A3063D" w:rsidDel="008D7EFF">
          <w:delText xml:space="preserve">should be </w:delText>
        </w:r>
        <w:r w:rsidR="00CB763B" w:rsidDel="008D7EFF">
          <w:delText>‘</w:delText>
        </w:r>
        <w:r w:rsidR="00A3063D" w:rsidDel="008D7EFF">
          <w:delText>unified geometric item’</w:delText>
        </w:r>
        <w:r w:rsidR="006D5379" w:rsidDel="008D7EFF">
          <w:delText>);</w:delText>
        </w:r>
      </w:del>
    </w:p>
    <w:p w:rsidR="00F32302" w:rsidRDefault="00F32302" w:rsidP="00B41564">
      <w:r>
        <w:t>Figure 5, below details the representation of what would commonly be referred to as a ‘</w:t>
      </w:r>
      <w:r w:rsidR="00A03BC7">
        <w:t xml:space="preserve">regular </w:t>
      </w:r>
      <w:r>
        <w:t>feature of size’</w:t>
      </w:r>
      <w:r w:rsidR="00A03BC7">
        <w:t xml:space="preserve"> </w:t>
      </w:r>
      <w:r w:rsidR="00C57A32">
        <w:t>(</w:t>
      </w:r>
      <w:r w:rsidR="00A03BC7">
        <w:t>two opposed parallel surfaces</w:t>
      </w:r>
      <w:r w:rsidR="00C57A32">
        <w:t xml:space="preserve">). </w:t>
      </w:r>
      <w:ins w:id="130" w:author="Thomas Thurman" w:date="2013-06-14T16:28:00Z">
        <w:r w:rsidR="00AF48E8">
          <w:t xml:space="preserve">The source </w:t>
        </w:r>
      </w:ins>
      <w:ins w:id="131" w:author="Thomas Thurman" w:date="2013-06-14T16:31:00Z">
        <w:r w:rsidR="00AF48E8">
          <w:t xml:space="preserve">feature </w:t>
        </w:r>
      </w:ins>
      <w:ins w:id="132" w:author="Thomas Thurman" w:date="2013-06-14T16:36:00Z">
        <w:r w:rsidR="00FB1DC3">
          <w:t xml:space="preserve">is </w:t>
        </w:r>
      </w:ins>
      <w:ins w:id="133" w:author="Thomas Thurman" w:date="2013-06-14T16:31:00Z">
        <w:r w:rsidR="00AF48E8">
          <w:t xml:space="preserve">identified as </w:t>
        </w:r>
      </w:ins>
      <w:ins w:id="134" w:author="Thomas Thurman" w:date="2013-06-14T16:32:00Z">
        <w:r w:rsidR="00AF48E8">
          <w:t>“</w:t>
        </w:r>
      </w:ins>
      <w:ins w:id="135" w:author="Thomas Thurman" w:date="2013-06-14T16:28:00Z">
        <w:r w:rsidR="00AF48E8">
          <w:t>datum B</w:t>
        </w:r>
      </w:ins>
      <w:ins w:id="136" w:author="Thomas Thurman" w:date="2013-06-14T16:32:00Z">
        <w:r w:rsidR="00AF48E8">
          <w:t>”</w:t>
        </w:r>
      </w:ins>
      <w:ins w:id="137" w:author="Thomas Thurman" w:date="2013-06-14T16:28:00Z">
        <w:r w:rsidR="00AF48E8">
          <w:t xml:space="preserve"> in Figure A.2 </w:t>
        </w:r>
      </w:ins>
      <w:del w:id="138" w:author="Thomas Thurman" w:date="2013-06-14T16:29:00Z">
        <w:r w:rsidR="00C57A32" w:rsidDel="00AF48E8">
          <w:delText>Finally, t</w:delText>
        </w:r>
      </w:del>
      <w:ins w:id="139" w:author="Thomas Thurman" w:date="2013-06-14T16:29:00Z">
        <w:r w:rsidR="00AF48E8">
          <w:t>T</w:t>
        </w:r>
      </w:ins>
      <w:r w:rsidR="00C57A32">
        <w:t xml:space="preserve">his feature is a </w:t>
      </w:r>
      <w:r w:rsidR="00C57A32" w:rsidRPr="00A03BC7">
        <w:rPr>
          <w:rStyle w:val="EntityChar"/>
        </w:rPr>
        <w:t>composite_</w:t>
      </w:r>
      <w:r w:rsidR="00C57A32">
        <w:rPr>
          <w:rStyle w:val="EntityChar"/>
        </w:rPr>
        <w:t>unit_</w:t>
      </w:r>
      <w:r w:rsidR="00C57A32" w:rsidRPr="00A03BC7">
        <w:rPr>
          <w:rStyle w:val="EntityChar"/>
        </w:rPr>
        <w:t>shape_aspect</w:t>
      </w:r>
      <w:r w:rsidR="00C57A32">
        <w:t xml:space="preserve">, composed of the </w:t>
      </w:r>
      <w:ins w:id="140" w:author="Thomas Thurman" w:date="2013-06-14T16:16:00Z">
        <w:r w:rsidR="00623D90">
          <w:t xml:space="preserve">two </w:t>
        </w:r>
      </w:ins>
      <w:r w:rsidR="00C57A32" w:rsidRPr="00623D90">
        <w:rPr>
          <w:rStyle w:val="EntityChar"/>
          <w:rPrChange w:id="141" w:author="Thomas Thurman" w:date="2013-06-14T16:17:00Z">
            <w:rPr/>
          </w:rPrChange>
        </w:rPr>
        <w:t>shape aspects</w:t>
      </w:r>
      <w:ins w:id="142" w:author="Thomas Thurman" w:date="2013-06-14T16:17:00Z">
        <w:r w:rsidR="00623D90">
          <w:t>, each of which</w:t>
        </w:r>
      </w:ins>
      <w:r w:rsidR="00C57A32">
        <w:t xml:space="preserve"> represent</w:t>
      </w:r>
      <w:ins w:id="143" w:author="Thomas Thurman" w:date="2013-06-14T16:17:00Z">
        <w:r w:rsidR="00623D90">
          <w:t>s</w:t>
        </w:r>
      </w:ins>
      <w:del w:id="144" w:author="Thomas Thurman" w:date="2013-06-14T16:17:00Z">
        <w:r w:rsidR="00C57A32" w:rsidDel="00623D90">
          <w:delText>ing</w:delText>
        </w:r>
      </w:del>
      <w:r w:rsidR="00C57A32">
        <w:t xml:space="preserve"> </w:t>
      </w:r>
      <w:del w:id="145" w:author="Thomas Thurman" w:date="2013-06-14T16:17:00Z">
        <w:r w:rsidR="00C57A32" w:rsidDel="00623D90">
          <w:delText>each</w:delText>
        </w:r>
      </w:del>
      <w:ins w:id="146" w:author="Thomas Thurman" w:date="2013-06-14T16:17:00Z">
        <w:r w:rsidR="00623D90">
          <w:t>one</w:t>
        </w:r>
      </w:ins>
      <w:r w:rsidR="00C57A32">
        <w:t xml:space="preserve"> of the opposed parallel surfaces. A</w:t>
      </w:r>
      <w:r w:rsidR="00A03BC7">
        <w:t xml:space="preserve"> length measure </w:t>
      </w:r>
      <w:ins w:id="147" w:author="Thomas Thurman" w:date="2013-06-14T16:30:00Z">
        <w:r w:rsidR="00AF48E8">
          <w:t>(</w:t>
        </w:r>
      </w:ins>
      <w:ins w:id="148" w:author="Thomas Thurman" w:date="2013-06-14T16:31:00Z">
        <w:r w:rsidR="00AF48E8">
          <w:t xml:space="preserve">a </w:t>
        </w:r>
        <w:r w:rsidR="00AF48E8" w:rsidRPr="00A03BC7">
          <w:rPr>
            <w:rStyle w:val="EntityChar"/>
          </w:rPr>
          <w:t>dimensional_size</w:t>
        </w:r>
      </w:ins>
      <w:ins w:id="149" w:author="Thomas Thurman" w:date="2013-06-14T16:30:00Z">
        <w:r w:rsidR="00AF48E8">
          <w:t xml:space="preserve">) </w:t>
        </w:r>
      </w:ins>
      <w:r w:rsidR="00234485">
        <w:t xml:space="preserve">is applied </w:t>
      </w:r>
      <w:r w:rsidR="00C57A32">
        <w:t xml:space="preserve">to the feature </w:t>
      </w:r>
      <w:r w:rsidR="00A03BC7">
        <w:t>that is independent of the location of the feature</w:t>
      </w:r>
      <w:del w:id="150" w:author="Thomas Thurman" w:date="2013-06-14T16:31:00Z">
        <w:r w:rsidR="00A03BC7" w:rsidDel="00AF48E8">
          <w:delText xml:space="preserve"> (a </w:delText>
        </w:r>
        <w:r w:rsidR="00A03BC7" w:rsidRPr="00A03BC7" w:rsidDel="00AF48E8">
          <w:rPr>
            <w:rStyle w:val="EntityChar"/>
          </w:rPr>
          <w:delText>dimensional_size</w:delText>
        </w:r>
        <w:r w:rsidR="00A03BC7" w:rsidDel="00AF48E8">
          <w:delText>)</w:delText>
        </w:r>
      </w:del>
      <w:r w:rsidR="00A03BC7">
        <w:t xml:space="preserve">. In this case, the same feature of size serves as a </w:t>
      </w:r>
      <w:r w:rsidR="00A03BC7" w:rsidRPr="00A03BC7">
        <w:rPr>
          <w:rStyle w:val="EntityChar"/>
        </w:rPr>
        <w:t>datum_feature</w:t>
      </w:r>
      <w:r w:rsidR="00A03BC7">
        <w:t xml:space="preserve"> for this particular package. As a result, a complex </w:t>
      </w:r>
      <w:del w:id="151" w:author="Thomas Thurman" w:date="2012-05-20T10:41:00Z">
        <w:r w:rsidR="00D61F06" w:rsidRPr="00D61F06">
          <w:rPr>
            <w:rPrChange w:id="152" w:author="Thomas Thurman" w:date="2012-05-20T10:41:00Z">
              <w:rPr>
                <w:color w:val="FF0000"/>
              </w:rPr>
            </w:rPrChange>
          </w:rPr>
          <w:delText>DDDD</w:delText>
        </w:r>
      </w:del>
      <w:r w:rsidR="00D61F06" w:rsidRPr="00D61F06">
        <w:rPr>
          <w:rStyle w:val="EntityChar"/>
          <w:rPrChange w:id="153" w:author="Thomas Thurman" w:date="2012-05-20T10:41:00Z">
            <w:rPr>
              <w:rStyle w:val="EntityChar"/>
              <w:color w:val="FF0000"/>
            </w:rPr>
          </w:rPrChange>
        </w:rPr>
        <w:t>composite_unit_shape_aspect+dimensional_size_with_datum_feature+composite_shape_aspect+shape_aspect</w:t>
      </w:r>
      <w:ins w:id="154" w:author="Thomas Thurman" w:date="2013-06-14T23:25:00Z">
        <w:r w:rsidR="00AC4788">
          <w:rPr>
            <w:rStyle w:val="EntityChar"/>
          </w:rPr>
          <w:t>+datum_feature+dimensional_size</w:t>
        </w:r>
      </w:ins>
      <w:r w:rsidR="00D61F06" w:rsidRPr="00D61F06">
        <w:rPr>
          <w:rPrChange w:id="155" w:author="Thomas Thurman" w:date="2012-05-20T10:41:00Z">
            <w:rPr>
              <w:rFonts w:ascii="Courier New" w:hAnsi="Courier New" w:cs="Courier New"/>
              <w:color w:val="FF0000"/>
              <w:sz w:val="20"/>
            </w:rPr>
          </w:rPrChange>
        </w:rPr>
        <w:t xml:space="preserve"> (</w:t>
      </w:r>
      <w:r w:rsidR="00D61F06" w:rsidRPr="00D61F06">
        <w:rPr>
          <w:rStyle w:val="EntityChar"/>
          <w:rPrChange w:id="156" w:author="Thomas Thurman" w:date="2012-05-20T10:41:00Z">
            <w:rPr>
              <w:rStyle w:val="EntityChar"/>
              <w:color w:val="FF0000"/>
            </w:rPr>
          </w:rPrChange>
        </w:rPr>
        <w:t>#1646</w:t>
      </w:r>
      <w:r w:rsidR="00D61F06" w:rsidRPr="00D61F06">
        <w:rPr>
          <w:rPrChange w:id="157" w:author="Thomas Thurman" w:date="2012-05-20T10:41:00Z">
            <w:rPr>
              <w:rFonts w:ascii="Courier New" w:hAnsi="Courier New" w:cs="Courier New"/>
              <w:color w:val="FF0000"/>
              <w:sz w:val="20"/>
            </w:rPr>
          </w:rPrChange>
        </w:rPr>
        <w:t>) has been instantiated</w:t>
      </w:r>
      <w:r w:rsidR="00A03BC7">
        <w:t xml:space="preserve">. </w:t>
      </w:r>
      <w:r w:rsidR="002959AC">
        <w:t xml:space="preserve">Also important to note in this example is the fact that each of the two opposed parallel surfaces is </w:t>
      </w:r>
      <w:ins w:id="158" w:author="Thomas Thurman" w:date="2013-06-14T16:33:00Z">
        <w:r w:rsidR="00AF48E8">
          <w:t xml:space="preserve">itself an aggregate of </w:t>
        </w:r>
      </w:ins>
      <w:ins w:id="159" w:author="Thomas Thurman" w:date="2013-06-14T16:35:00Z">
        <w:r w:rsidR="00FB1DC3">
          <w:t xml:space="preserve">two co-planar </w:t>
        </w:r>
      </w:ins>
      <w:ins w:id="160" w:author="Thomas Thurman" w:date="2013-06-14T16:33:00Z">
        <w:r w:rsidR="00AF48E8">
          <w:t xml:space="preserve">faces </w:t>
        </w:r>
      </w:ins>
      <w:ins w:id="161" w:author="Thomas Thurman" w:date="2013-06-14T23:26:00Z">
        <w:r w:rsidR="00AC4788">
          <w:t xml:space="preserve">that are disjoint </w:t>
        </w:r>
      </w:ins>
      <w:ins w:id="162" w:author="Thomas Thurman" w:date="2013-06-14T16:33:00Z">
        <w:r w:rsidR="00AF48E8">
          <w:t xml:space="preserve">because </w:t>
        </w:r>
      </w:ins>
      <w:del w:id="163" w:author="Thomas Thurman" w:date="2013-06-14T16:34:00Z">
        <w:r w:rsidR="002959AC" w:rsidDel="00AF48E8">
          <w:delText>split by</w:delText>
        </w:r>
      </w:del>
      <w:ins w:id="164" w:author="Thomas Thurman" w:date="2013-06-14T16:34:00Z">
        <w:r w:rsidR="00AF48E8">
          <w:t>of</w:t>
        </w:r>
      </w:ins>
      <w:r w:rsidR="002959AC">
        <w:t xml:space="preserve"> the presence of </w:t>
      </w:r>
      <w:r w:rsidR="008A2876">
        <w:t xml:space="preserve">a </w:t>
      </w:r>
      <w:ins w:id="165" w:author="Thomas Thurman" w:date="2013-06-14T16:34:00Z">
        <w:r w:rsidR="00FB1DC3">
          <w:t xml:space="preserve">wrap-around surface mount </w:t>
        </w:r>
      </w:ins>
      <w:r w:rsidR="002959AC">
        <w:t xml:space="preserve">terminal. </w:t>
      </w:r>
      <w:r w:rsidR="008A2876">
        <w:t>Therefore, e</w:t>
      </w:r>
      <w:r w:rsidR="002959AC">
        <w:t xml:space="preserve">ach of </w:t>
      </w:r>
      <w:r w:rsidR="00C57A32">
        <w:t xml:space="preserve">the two opposed parallel surfaces </w:t>
      </w:r>
      <w:r w:rsidR="002959AC">
        <w:t xml:space="preserve">is represented as a </w:t>
      </w:r>
      <w:del w:id="166" w:author="Thomas Thurman" w:date="2012-05-20T10:33:00Z">
        <w:r w:rsidR="00CB763B" w:rsidRPr="00C57A32" w:rsidDel="00057F7D">
          <w:rPr>
            <w:rFonts w:ascii="Courier New" w:hAnsi="Courier New"/>
            <w:sz w:val="20"/>
          </w:rPr>
          <w:delText>DDDD</w:delText>
        </w:r>
      </w:del>
      <w:r w:rsidR="00C57A32" w:rsidRPr="00C57A32">
        <w:rPr>
          <w:rFonts w:ascii="Courier New" w:hAnsi="Courier New"/>
          <w:sz w:val="20"/>
        </w:rPr>
        <w:t>shape_aspect</w:t>
      </w:r>
      <w:r w:rsidR="00C57A32">
        <w:t xml:space="preserve"> with a </w:t>
      </w:r>
      <w:r w:rsidR="00C57A32" w:rsidRPr="00C57A32">
        <w:rPr>
          <w:rFonts w:ascii="Courier New" w:hAnsi="Courier New"/>
          <w:sz w:val="20"/>
        </w:rPr>
        <w:t>shape_aspect.description =</w:t>
      </w:r>
      <w:r w:rsidR="002959AC" w:rsidRPr="00C57A32">
        <w:rPr>
          <w:rFonts w:ascii="Courier New" w:hAnsi="Courier New"/>
          <w:sz w:val="20"/>
        </w:rPr>
        <w:t>‘</w:t>
      </w:r>
      <w:r w:rsidR="00CB763B" w:rsidRPr="00C57A32">
        <w:rPr>
          <w:rFonts w:ascii="Courier New" w:hAnsi="Courier New"/>
          <w:sz w:val="20"/>
        </w:rPr>
        <w:t xml:space="preserve">unified </w:t>
      </w:r>
      <w:r w:rsidR="002959AC" w:rsidRPr="00C57A32">
        <w:rPr>
          <w:rFonts w:ascii="Courier New" w:hAnsi="Courier New"/>
          <w:sz w:val="20"/>
        </w:rPr>
        <w:t xml:space="preserve">geometric </w:t>
      </w:r>
      <w:r w:rsidR="00CB763B" w:rsidRPr="00C57A32">
        <w:rPr>
          <w:rFonts w:ascii="Courier New" w:hAnsi="Courier New"/>
          <w:sz w:val="20"/>
        </w:rPr>
        <w:t>item’</w:t>
      </w:r>
      <w:r w:rsidR="00C57A32">
        <w:t>.</w:t>
      </w:r>
      <w:r w:rsidR="00CB763B">
        <w:t xml:space="preserve"> </w:t>
      </w:r>
      <w:r w:rsidR="002959AC">
        <w:t xml:space="preserve">In this particular example (single-solid package), </w:t>
      </w:r>
      <w:r w:rsidR="00C57A32">
        <w:t>each ‘</w:t>
      </w:r>
      <w:r w:rsidR="00C57A32" w:rsidRPr="00C57A32">
        <w:rPr>
          <w:rFonts w:ascii="Courier New" w:hAnsi="Courier New"/>
          <w:sz w:val="20"/>
        </w:rPr>
        <w:t>unified geometric item’</w:t>
      </w:r>
      <w:r w:rsidR="00C57A32">
        <w:t xml:space="preserve"> </w:t>
      </w:r>
      <w:r w:rsidR="002959AC">
        <w:t xml:space="preserve">would be </w:t>
      </w:r>
      <w:r w:rsidR="00C57A32">
        <w:t xml:space="preserve">referenced by </w:t>
      </w:r>
      <w:r w:rsidR="002959AC">
        <w:t xml:space="preserve">two </w:t>
      </w:r>
      <w:r w:rsidR="008918FA">
        <w:rPr>
          <w:rStyle w:val="EntityChar"/>
        </w:rPr>
        <w:t>item_identified_representation_usage</w:t>
      </w:r>
      <w:r w:rsidR="002959AC">
        <w:t xml:space="preserve"> instances</w:t>
      </w:r>
      <w:r w:rsidR="00C3064B">
        <w:t>, one per advanced_face</w:t>
      </w:r>
      <w:r w:rsidR="002959AC">
        <w:t xml:space="preserve">. </w:t>
      </w:r>
      <w:r w:rsidR="00C57A32">
        <w:t xml:space="preserve"> For clarity those additional instances are not illustrated in Figure 5.</w:t>
      </w:r>
    </w:p>
    <w:p w:rsidR="006D5379" w:rsidDel="008D7EFF" w:rsidRDefault="006D5379" w:rsidP="00B41564">
      <w:pPr>
        <w:rPr>
          <w:del w:id="167" w:author="Thomas Thurman" w:date="2012-05-20T10:43:00Z"/>
        </w:rPr>
      </w:pPr>
      <w:del w:id="168" w:author="Thomas Thurman" w:date="2012-05-20T10:43:00Z">
        <w:r w:rsidDel="008D7EFF">
          <w:delText>Strings in Figure 6:</w:delText>
        </w:r>
      </w:del>
    </w:p>
    <w:p w:rsidR="006D5379" w:rsidDel="008D7EFF" w:rsidRDefault="00C3064B" w:rsidP="00B41564">
      <w:pPr>
        <w:rPr>
          <w:del w:id="169" w:author="Thomas Thurman" w:date="2012-05-20T10:43:00Z"/>
        </w:rPr>
      </w:pPr>
      <w:del w:id="170" w:author="Thomas Thurman" w:date="2012-05-20T10:43:00Z">
        <w:r w:rsidDel="008D7EFF">
          <w:delText>CCCC</w:delText>
        </w:r>
        <w:r w:rsidR="006D5379" w:rsidDel="008D7EFF">
          <w:delText>#1018,#1020,#1022 shape_aspect.name value swap with description</w:delText>
        </w:r>
      </w:del>
    </w:p>
    <w:p w:rsidR="006D5379" w:rsidDel="008D7EFF" w:rsidRDefault="00C3064B" w:rsidP="00B41564">
      <w:pPr>
        <w:rPr>
          <w:del w:id="171" w:author="Thomas Thurman" w:date="2012-05-20T10:43:00Z"/>
        </w:rPr>
      </w:pPr>
      <w:del w:id="172" w:author="Thomas Thurman" w:date="2012-05-20T10:43:00Z">
        <w:r w:rsidDel="008D7EFF">
          <w:delText>CCCC</w:delText>
        </w:r>
        <w:r w:rsidR="006D5379" w:rsidDel="008D7EFF">
          <w:delText>#1100 datum missing value of letter ‘C’</w:delText>
        </w:r>
      </w:del>
    </w:p>
    <w:p w:rsidR="006D5379" w:rsidRPr="0069164F" w:rsidDel="008D7EFF" w:rsidRDefault="0069164F" w:rsidP="00B41564">
      <w:pPr>
        <w:rPr>
          <w:del w:id="173" w:author="Thomas Thurman" w:date="2012-05-20T10:43:00Z"/>
          <w:color w:val="FF0000"/>
        </w:rPr>
      </w:pPr>
      <w:del w:id="174" w:author="Thomas Thurman" w:date="2012-05-20T10:43:00Z">
        <w:r w:rsidRPr="0069164F" w:rsidDel="008D7EFF">
          <w:rPr>
            <w:color w:val="FF0000"/>
          </w:rPr>
          <w:delText>DDDD</w:delText>
        </w:r>
        <w:r w:rsidR="006D5379" w:rsidRPr="0069164F" w:rsidDel="008D7EFF">
          <w:rPr>
            <w:color w:val="FF0000"/>
          </w:rPr>
          <w:delText>#1086 composite_unit_shape_aspect.name swap with description (should description be ‘unified’?</w:delText>
        </w:r>
        <w:r w:rsidR="00D84C0F" w:rsidRPr="0069164F" w:rsidDel="008D7EFF">
          <w:rPr>
            <w:color w:val="FF0000"/>
          </w:rPr>
          <w:delText xml:space="preserve"> NO</w:delText>
        </w:r>
        <w:r w:rsidR="006D5379" w:rsidRPr="0069164F" w:rsidDel="008D7EFF">
          <w:rPr>
            <w:color w:val="FF0000"/>
          </w:rPr>
          <w:delText>)</w:delText>
        </w:r>
      </w:del>
    </w:p>
    <w:p w:rsidR="00034145" w:rsidRDefault="002959AC" w:rsidP="00B41564">
      <w:r>
        <w:t xml:space="preserve">Figure 6 illustrates the instantiation of a </w:t>
      </w:r>
      <w:r w:rsidRPr="002959AC">
        <w:rPr>
          <w:rStyle w:val="EntityChar"/>
        </w:rPr>
        <w:t>composite_unit_shape_aspect</w:t>
      </w:r>
      <w:r>
        <w:t>. In this case, a</w:t>
      </w:r>
      <w:r w:rsidR="0069164F">
        <w:t xml:space="preserve"> </w:t>
      </w:r>
      <w:r w:rsidR="0069164F" w:rsidRPr="002959AC">
        <w:rPr>
          <w:rStyle w:val="EntityChar"/>
        </w:rPr>
        <w:t>composite_unit_shape_aspect</w:t>
      </w:r>
      <w:r w:rsidR="0069164F">
        <w:rPr>
          <w:rStyle w:val="EntityChar"/>
        </w:rPr>
        <w:t xml:space="preserve"> </w:t>
      </w:r>
      <w:r w:rsidR="0069164F" w:rsidRPr="0069164F">
        <w:rPr>
          <w:rStyle w:val="EntityChar"/>
          <w:rFonts w:asciiTheme="minorHAnsi" w:hAnsiTheme="minorHAnsi"/>
          <w:sz w:val="22"/>
        </w:rPr>
        <w:t>that is also a</w:t>
      </w:r>
      <w:r>
        <w:t xml:space="preserve"> </w:t>
      </w:r>
      <w:r w:rsidRPr="002959AC">
        <w:rPr>
          <w:rStyle w:val="EntityChar"/>
        </w:rPr>
        <w:t>datum_feature</w:t>
      </w:r>
      <w:r>
        <w:t xml:space="preserve"> is composed of the bottom faces of each of the three terminals in the package. </w:t>
      </w:r>
      <w:r w:rsidR="00E142D2">
        <w:t xml:space="preserve">The </w:t>
      </w:r>
      <w:r w:rsidR="00E142D2" w:rsidRPr="00E142D2">
        <w:rPr>
          <w:rStyle w:val="EntityChar"/>
        </w:rPr>
        <w:t>datum_feature</w:t>
      </w:r>
      <w:r w:rsidR="00E142D2">
        <w:t xml:space="preserve"> is also </w:t>
      </w:r>
      <w:r w:rsidR="00D84C0F">
        <w:t xml:space="preserve">the basis for derivation of </w:t>
      </w:r>
      <w:r w:rsidR="00E142D2">
        <w:t xml:space="preserve">a </w:t>
      </w:r>
      <w:r w:rsidR="00E142D2" w:rsidRPr="00E142D2">
        <w:rPr>
          <w:rStyle w:val="EntityChar"/>
        </w:rPr>
        <w:t>tangent</w:t>
      </w:r>
      <w:r w:rsidR="00D84C0F">
        <w:rPr>
          <w:rStyle w:val="EntityChar"/>
        </w:rPr>
        <w:t xml:space="preserve"> (#</w:t>
      </w:r>
      <w:r w:rsidR="003F2F18">
        <w:rPr>
          <w:rStyle w:val="EntityChar"/>
        </w:rPr>
        <w:t>1090)</w:t>
      </w:r>
      <w:r w:rsidR="00E142D2">
        <w:t xml:space="preserve">. </w:t>
      </w:r>
      <w:r w:rsidR="00D84C0F">
        <w:t xml:space="preserve"> The </w:t>
      </w:r>
      <w:r w:rsidR="00D84C0F" w:rsidRPr="00D84C0F">
        <w:rPr>
          <w:rFonts w:ascii="Courier New" w:hAnsi="Courier New"/>
          <w:sz w:val="20"/>
        </w:rPr>
        <w:t>tangent</w:t>
      </w:r>
      <w:r w:rsidR="00D84C0F">
        <w:t xml:space="preserve"> is a subtype </w:t>
      </w:r>
      <w:r w:rsidR="003F2F18">
        <w:t xml:space="preserve">of </w:t>
      </w:r>
      <w:r w:rsidR="003F2F18" w:rsidRPr="0069164F">
        <w:rPr>
          <w:rFonts w:ascii="Courier New" w:hAnsi="Courier New"/>
          <w:sz w:val="20"/>
        </w:rPr>
        <w:t>derived_shape_aspect</w:t>
      </w:r>
      <w:r w:rsidR="003F2F18">
        <w:t xml:space="preserve"> and</w:t>
      </w:r>
      <w:r w:rsidR="0069164F">
        <w:t xml:space="preserve"> is related to the </w:t>
      </w:r>
      <w:del w:id="175" w:author="Thomas Thurman" w:date="2013-06-14T16:54:00Z">
        <w:r w:rsidR="0069164F" w:rsidRPr="0069164F" w:rsidDel="005D11EE">
          <w:rPr>
            <w:rFonts w:ascii="Courier New" w:hAnsi="Courier New"/>
            <w:sz w:val="20"/>
          </w:rPr>
          <w:delText>advanced_face</w:delText>
        </w:r>
      </w:del>
      <w:ins w:id="176" w:author="Thomas Thurman" w:date="2013-06-14T16:54:00Z">
        <w:r w:rsidR="005D11EE">
          <w:rPr>
            <w:rFonts w:ascii="Courier New" w:hAnsi="Courier New"/>
            <w:sz w:val="20"/>
          </w:rPr>
          <w:t>plane</w:t>
        </w:r>
      </w:ins>
      <w:r w:rsidR="0069164F">
        <w:t xml:space="preserve"> by a </w:t>
      </w:r>
      <w:r w:rsidR="0069164F" w:rsidRPr="0069164F">
        <w:rPr>
          <w:rFonts w:ascii="Courier New" w:hAnsi="Courier New"/>
          <w:sz w:val="20"/>
        </w:rPr>
        <w:t>geometric_item_specific_usage</w:t>
      </w:r>
      <w:r w:rsidR="0069164F">
        <w:t>.</w:t>
      </w:r>
      <w:r w:rsidR="00034145">
        <w:t xml:space="preserve"> </w:t>
      </w:r>
    </w:p>
    <w:p w:rsidR="00154753" w:rsidRDefault="00E142D2" w:rsidP="00B41564">
      <w:r>
        <w:t>The</w:t>
      </w:r>
      <w:r w:rsidR="00C3064B">
        <w:t xml:space="preserve"> </w:t>
      </w:r>
      <w:del w:id="177" w:author="Thomas Thurman" w:date="2012-05-20T10:41:00Z">
        <w:r w:rsidR="00D84C0F" w:rsidDel="008D7EFF">
          <w:delText>DDDD</w:delText>
        </w:r>
        <w:r w:rsidDel="008D7EFF">
          <w:delText xml:space="preserve"> </w:delText>
        </w:r>
      </w:del>
      <w:r w:rsidR="0069164F">
        <w:t xml:space="preserve">complex instance </w:t>
      </w:r>
      <w:r w:rsidRPr="00E142D2">
        <w:rPr>
          <w:rStyle w:val="EntityChar"/>
        </w:rPr>
        <w:t>composite_unit_shape_aspect</w:t>
      </w:r>
      <w:r w:rsidR="00D84C0F">
        <w:rPr>
          <w:rStyle w:val="EntityChar"/>
        </w:rPr>
        <w:t>+datum_feature+composite_shape_aspect+shape_aspect</w:t>
      </w:r>
      <w:r>
        <w:t xml:space="preserve"> is appropriate in this scenario, as the three faces taken together are to be treated as a unit</w:t>
      </w:r>
      <w:r w:rsidR="00D84C0F">
        <w:t xml:space="preserve"> and form a datum feature</w:t>
      </w:r>
      <w:r>
        <w:t xml:space="preserve">. As this model is represented with an assembly-based structure, each of the three single-face shape aspects </w:t>
      </w:r>
      <w:r w:rsidRPr="00E142D2">
        <w:rPr>
          <w:rStyle w:val="EntityChar"/>
        </w:rPr>
        <w:t>(#1018, #1020, #1022</w:t>
      </w:r>
      <w:r>
        <w:t xml:space="preserve">) is linked to </w:t>
      </w:r>
      <w:r w:rsidR="006E2B40">
        <w:t xml:space="preserve">a single </w:t>
      </w:r>
      <w:r w:rsidR="006E2B40" w:rsidRPr="0069164F">
        <w:rPr>
          <w:rFonts w:ascii="Courier New" w:hAnsi="Courier New"/>
          <w:sz w:val="20"/>
        </w:rPr>
        <w:t>face</w:t>
      </w:r>
      <w:r w:rsidR="006E2B40">
        <w:t xml:space="preserve"> in the shape representation of the terminal template definition through a </w:t>
      </w:r>
      <w:r w:rsidR="006E2B40" w:rsidRPr="006E2B40">
        <w:rPr>
          <w:rStyle w:val="EntityChar"/>
        </w:rPr>
        <w:t>chain_based_geometric_item_specific_usage</w:t>
      </w:r>
      <w:r w:rsidR="006E2B40">
        <w:t xml:space="preserve">. With reference to the sample physical file provided </w:t>
      </w:r>
      <w:r w:rsidR="006E2B40" w:rsidRPr="006E2B40">
        <w:t>(TO-236_AA_with_gdt.stp</w:t>
      </w:r>
      <w:r w:rsidR="006E2B40">
        <w:t xml:space="preserve">), each of these three shape aspects is actually calling out an individual placement of the same </w:t>
      </w:r>
      <w:r w:rsidR="006E2B40" w:rsidRPr="0069164F">
        <w:rPr>
          <w:rFonts w:ascii="Courier New" w:hAnsi="Courier New"/>
          <w:sz w:val="20"/>
        </w:rPr>
        <w:t>face</w:t>
      </w:r>
      <w:r w:rsidR="006E2B40">
        <w:t xml:space="preserve"> (#670) – through the </w:t>
      </w:r>
      <w:r w:rsidR="006E2B40" w:rsidRPr="0069164F">
        <w:rPr>
          <w:rFonts w:ascii="Courier New" w:hAnsi="Courier New"/>
          <w:sz w:val="20"/>
        </w:rPr>
        <w:t>usage_concept_usage_relationship</w:t>
      </w:r>
      <w:r w:rsidR="006E2B40">
        <w:t xml:space="preserve"> referenced by the </w:t>
      </w:r>
      <w:r w:rsidR="006E2B40" w:rsidRPr="006E2B40">
        <w:rPr>
          <w:rStyle w:val="EntityChar"/>
        </w:rPr>
        <w:t>chain_based_geometric_item_specific_usage</w:t>
      </w:r>
      <w:r w:rsidR="006E2B40">
        <w:t>.</w:t>
      </w:r>
    </w:p>
    <w:p w:rsidR="006D5379" w:rsidDel="008D7EFF" w:rsidRDefault="006D5379" w:rsidP="00B41564">
      <w:pPr>
        <w:rPr>
          <w:del w:id="178" w:author="Thomas Thurman" w:date="2012-05-20T10:42:00Z"/>
        </w:rPr>
      </w:pPr>
      <w:del w:id="179" w:author="Thomas Thurman" w:date="2012-05-20T10:42:00Z">
        <w:r w:rsidDel="008D7EFF">
          <w:delText>Strings in Figure 7</w:delText>
        </w:r>
        <w:r w:rsidR="00FD48E6" w:rsidDel="008D7EFF">
          <w:delText xml:space="preserve"> and comments on figure 7</w:delText>
        </w:r>
      </w:del>
    </w:p>
    <w:p w:rsidR="006D5379" w:rsidDel="008D7EFF" w:rsidRDefault="00F32A78" w:rsidP="00B41564">
      <w:pPr>
        <w:rPr>
          <w:del w:id="180" w:author="Thomas Thurman" w:date="2012-05-20T10:42:00Z"/>
        </w:rPr>
      </w:pPr>
      <w:del w:id="181" w:author="Thomas Thurman" w:date="2012-05-20T10:42:00Z">
        <w:r w:rsidDel="008D7EFF">
          <w:delText>DDDD</w:delText>
        </w:r>
        <w:r w:rsidR="006D5379" w:rsidDel="008D7EFF">
          <w:delText xml:space="preserve">#1134 centre_of_symmetry.name swap with description? </w:delText>
        </w:r>
      </w:del>
    </w:p>
    <w:p w:rsidR="006D5379" w:rsidDel="008D7EFF" w:rsidRDefault="00F32A78" w:rsidP="00B41564">
      <w:pPr>
        <w:rPr>
          <w:del w:id="182" w:author="Thomas Thurman" w:date="2012-05-20T10:42:00Z"/>
        </w:rPr>
      </w:pPr>
      <w:del w:id="183" w:author="Thomas Thurman" w:date="2012-05-20T10:42:00Z">
        <w:r w:rsidDel="008D7EFF">
          <w:delText>DDDD</w:delText>
        </w:r>
        <w:r w:rsidR="006D5379" w:rsidDel="008D7EFF">
          <w:delText xml:space="preserve">#1131 composite_shape_aspect. </w:delText>
        </w:r>
        <w:r w:rsidR="005C4164" w:rsidDel="008D7EFF">
          <w:delText>T</w:delText>
        </w:r>
        <w:r w:rsidR="006D5379" w:rsidDel="008D7EFF">
          <w:delText xml:space="preserve">his </w:delText>
        </w:r>
        <w:r w:rsidR="005C4164" w:rsidDel="008D7EFF">
          <w:delText xml:space="preserve">should </w:delText>
        </w:r>
        <w:r w:rsidR="006D5379" w:rsidDel="008D7EFF">
          <w:delText>b</w:delText>
        </w:r>
        <w:r w:rsidDel="008D7EFF">
          <w:delText>e a composite_unit_shape_aspect.</w:delText>
        </w:r>
        <w:r w:rsidR="006D5379" w:rsidDel="008D7EFF">
          <w:delText xml:space="preserve"> Swap name and description.</w:delText>
        </w:r>
      </w:del>
    </w:p>
    <w:p w:rsidR="005977AE" w:rsidRDefault="005977AE" w:rsidP="005977AE">
      <w:pPr>
        <w:pStyle w:val="Heading4"/>
      </w:pPr>
      <w:r>
        <w:t>Centre_of_symmetry</w:t>
      </w:r>
    </w:p>
    <w:p w:rsidR="00F32A78" w:rsidRDefault="001936E5" w:rsidP="00B41564">
      <w:r>
        <w:t>In some cases, a r</w:t>
      </w:r>
      <w:r w:rsidRPr="00616CF4">
        <w:t xml:space="preserve">epresentation Item may not exist for that location in the model, e.g. the centre of a hole, so in </w:t>
      </w:r>
      <w:r>
        <w:t>that</w:t>
      </w:r>
      <w:r w:rsidRPr="00616CF4">
        <w:t xml:space="preserve"> case a </w:t>
      </w:r>
      <w:r w:rsidRPr="00616CF4">
        <w:rPr>
          <w:rStyle w:val="p21"/>
        </w:rPr>
        <w:t>derived_shape_aspect</w:t>
      </w:r>
      <w:r w:rsidRPr="00616CF4">
        <w:t xml:space="preserve"> will need to be created to provide an anchor point.</w:t>
      </w:r>
      <w:r>
        <w:t xml:space="preserve"> C</w:t>
      </w:r>
      <w:r w:rsidR="0041638D">
        <w:t>enter plane</w:t>
      </w:r>
      <w:r w:rsidR="002F6121">
        <w:t xml:space="preserve"> </w:t>
      </w:r>
      <w:r w:rsidR="00F32A78">
        <w:t>is a</w:t>
      </w:r>
      <w:r w:rsidR="002F6121">
        <w:t xml:space="preserve"> </w:t>
      </w:r>
      <w:r w:rsidR="0041638D">
        <w:t>commonly occurring element in GD&amp;T</w:t>
      </w:r>
      <w:r w:rsidR="00254ABE">
        <w:t xml:space="preserve"> that is </w:t>
      </w:r>
      <w:r w:rsidR="00C13147">
        <w:t xml:space="preserve">represented as </w:t>
      </w:r>
      <w:r w:rsidR="00254ABE">
        <w:t xml:space="preserve">a </w:t>
      </w:r>
      <w:r w:rsidR="00C13147">
        <w:t xml:space="preserve">subtype of </w:t>
      </w:r>
      <w:r w:rsidR="00C13147" w:rsidRPr="00C13147">
        <w:rPr>
          <w:rStyle w:val="EntityChar"/>
        </w:rPr>
        <w:t>derived_shape_aspect</w:t>
      </w:r>
      <w:r w:rsidR="00C13147">
        <w:t xml:space="preserve">. </w:t>
      </w:r>
      <w:r w:rsidR="0041638D">
        <w:t xml:space="preserve">A center plane is represented in STEP as a </w:t>
      </w:r>
      <w:r w:rsidR="0041638D" w:rsidRPr="0041638D">
        <w:rPr>
          <w:rStyle w:val="EntityChar"/>
        </w:rPr>
        <w:t>centre_of_symmetry</w:t>
      </w:r>
      <w:r w:rsidR="0041638D">
        <w:t xml:space="preserve"> that is ‘derived from’ a </w:t>
      </w:r>
      <w:r w:rsidR="0041638D" w:rsidRPr="0041638D">
        <w:rPr>
          <w:rStyle w:val="EntityChar"/>
        </w:rPr>
        <w:t>symmetric_shape_aspect</w:t>
      </w:r>
      <w:r w:rsidR="00C13147">
        <w:t xml:space="preserve">. </w:t>
      </w:r>
      <w:r>
        <w:t>T</w:t>
      </w:r>
      <w:r w:rsidR="00C13147">
        <w:t xml:space="preserve">he geometry of the derived plane will be represented as a </w:t>
      </w:r>
      <w:r w:rsidR="00C13147" w:rsidRPr="00C13147">
        <w:rPr>
          <w:rStyle w:val="EntityChar"/>
        </w:rPr>
        <w:t>plane</w:t>
      </w:r>
      <w:r w:rsidR="00C13147">
        <w:t xml:space="preserve"> in a </w:t>
      </w:r>
      <w:r w:rsidR="00C13147" w:rsidRPr="00C13147">
        <w:rPr>
          <w:rStyle w:val="EntityChar"/>
        </w:rPr>
        <w:t>constructive_geometry_representation</w:t>
      </w:r>
      <w:r w:rsidR="00C13147">
        <w:t xml:space="preserve"> associated with the </w:t>
      </w:r>
      <w:r w:rsidR="00C13147" w:rsidRPr="00C13147">
        <w:rPr>
          <w:rStyle w:val="EntityChar"/>
        </w:rPr>
        <w:t>derived_shape_aspect</w:t>
      </w:r>
      <w:r w:rsidR="00C13147">
        <w:rPr>
          <w:rStyle w:val="EntityChar"/>
        </w:rPr>
        <w:t>.</w:t>
      </w:r>
      <w:r w:rsidR="00C13147">
        <w:t xml:space="preserve"> In the case of the center plane, the </w:t>
      </w:r>
      <w:r w:rsidR="0041638D" w:rsidRPr="002F6121">
        <w:rPr>
          <w:rStyle w:val="EntityChar"/>
        </w:rPr>
        <w:t>symmetric_shape_aspect</w:t>
      </w:r>
      <w:r w:rsidR="0041638D">
        <w:t xml:space="preserve"> will </w:t>
      </w:r>
      <w:r w:rsidR="00C13147">
        <w:t xml:space="preserve">most commonly </w:t>
      </w:r>
      <w:r w:rsidR="0041638D">
        <w:t xml:space="preserve">be two parallel opposing surfaces. If each of these is represented as a </w:t>
      </w:r>
      <w:r w:rsidR="0041638D" w:rsidRPr="002F6121">
        <w:rPr>
          <w:rStyle w:val="EntityChar"/>
        </w:rPr>
        <w:t>shape_aspect</w:t>
      </w:r>
      <w:r w:rsidR="0041638D">
        <w:t xml:space="preserve">, the </w:t>
      </w:r>
      <w:r w:rsidR="002F6121" w:rsidRPr="002F6121">
        <w:rPr>
          <w:rStyle w:val="EntityChar"/>
        </w:rPr>
        <w:t>symmetric_shape_aspect</w:t>
      </w:r>
      <w:r w:rsidR="002F6121">
        <w:t xml:space="preserve"> </w:t>
      </w:r>
      <w:r w:rsidR="0041638D">
        <w:t xml:space="preserve">will also be a </w:t>
      </w:r>
      <w:r w:rsidR="0041638D" w:rsidRPr="002F6121">
        <w:rPr>
          <w:rStyle w:val="EntityChar"/>
        </w:rPr>
        <w:t>composite_</w:t>
      </w:r>
      <w:r w:rsidR="00C513F7">
        <w:rPr>
          <w:rStyle w:val="EntityChar"/>
        </w:rPr>
        <w:t>unit_</w:t>
      </w:r>
      <w:r w:rsidR="0041638D" w:rsidRPr="002F6121">
        <w:rPr>
          <w:rStyle w:val="EntityChar"/>
        </w:rPr>
        <w:t>shape_aspect</w:t>
      </w:r>
      <w:r w:rsidR="0041638D">
        <w:t xml:space="preserve">. </w:t>
      </w:r>
      <w:r w:rsidR="002F6121">
        <w:t xml:space="preserve">Figure 7 illustrates the representation of a center plane for a single terminal of the package, and the associated </w:t>
      </w:r>
      <w:r w:rsidR="002F6121" w:rsidRPr="002F6121">
        <w:rPr>
          <w:rStyle w:val="EntityChar"/>
        </w:rPr>
        <w:t>symmetric_shape_aspect</w:t>
      </w:r>
      <w:r w:rsidR="002F6121">
        <w:t xml:space="preserve"> representing the feature of size corresponding to the width of the terminal. </w:t>
      </w:r>
      <w:r w:rsidR="006D0064">
        <w:t xml:space="preserve">Note the presence of the associated plane in a </w:t>
      </w:r>
      <w:r w:rsidR="006D0064" w:rsidRPr="006D0064">
        <w:rPr>
          <w:rStyle w:val="EntityChar"/>
        </w:rPr>
        <w:t>constructive_geometry_representation</w:t>
      </w:r>
      <w:r w:rsidR="006D0064">
        <w:t xml:space="preserve">. This </w:t>
      </w:r>
      <w:r w:rsidR="006D0064" w:rsidRPr="006D0064">
        <w:rPr>
          <w:rStyle w:val="EntityChar"/>
        </w:rPr>
        <w:t>constructive_geometry_representation</w:t>
      </w:r>
      <w:r w:rsidR="006D0064">
        <w:t xml:space="preserve"> is related to the </w:t>
      </w:r>
      <w:r w:rsidR="006D0064" w:rsidRPr="006D0064">
        <w:rPr>
          <w:rStyle w:val="EntityChar"/>
        </w:rPr>
        <w:t>shape_representation</w:t>
      </w:r>
      <w:r w:rsidR="006D0064">
        <w:t xml:space="preserve"> of the package. </w:t>
      </w:r>
      <w:r w:rsidR="00F32A78">
        <w:t xml:space="preserve"> Note that the complex instance </w:t>
      </w:r>
      <w:r w:rsidR="00F32A78" w:rsidRPr="002F6121">
        <w:rPr>
          <w:rStyle w:val="EntityChar"/>
        </w:rPr>
        <w:t>composite_</w:t>
      </w:r>
      <w:r w:rsidR="00F32A78">
        <w:rPr>
          <w:rStyle w:val="EntityChar"/>
        </w:rPr>
        <w:t>unit_</w:t>
      </w:r>
      <w:r w:rsidR="00F32A78" w:rsidRPr="002F6121">
        <w:rPr>
          <w:rStyle w:val="EntityChar"/>
        </w:rPr>
        <w:t>shape_aspect</w:t>
      </w:r>
      <w:r w:rsidR="00F32A78">
        <w:rPr>
          <w:rStyle w:val="EntityChar"/>
        </w:rPr>
        <w:t xml:space="preserve"> </w:t>
      </w:r>
      <w:r w:rsidR="00F32A78">
        <w:t xml:space="preserve">in this figure does not include </w:t>
      </w:r>
      <w:r w:rsidR="00F32A78" w:rsidRPr="00F32A78">
        <w:rPr>
          <w:rFonts w:ascii="Courier New" w:hAnsi="Courier New"/>
          <w:sz w:val="20"/>
        </w:rPr>
        <w:t>dimensional_size_with_datum_feature</w:t>
      </w:r>
      <w:r w:rsidR="00F32A78">
        <w:t xml:space="preserve"> as that would require population of a </w:t>
      </w:r>
      <w:r w:rsidR="00F32A78" w:rsidRPr="00F32A78">
        <w:rPr>
          <w:rFonts w:ascii="Courier New" w:hAnsi="Courier New"/>
          <w:sz w:val="20"/>
        </w:rPr>
        <w:t>datum</w:t>
      </w:r>
      <w:r w:rsidR="00F32A78">
        <w:t xml:space="preserve"> and there is not a </w:t>
      </w:r>
      <w:r w:rsidR="00F32A78" w:rsidRPr="00F32A78">
        <w:rPr>
          <w:rFonts w:ascii="Courier New" w:hAnsi="Courier New"/>
          <w:sz w:val="20"/>
        </w:rPr>
        <w:t>datum</w:t>
      </w:r>
      <w:r w:rsidR="00F32A78">
        <w:t xml:space="preserve"> associated with this terminal, nor will a </w:t>
      </w:r>
      <w:r w:rsidR="00F32A78" w:rsidRPr="00F32A78">
        <w:rPr>
          <w:rFonts w:ascii="Courier New" w:hAnsi="Courier New"/>
          <w:sz w:val="20"/>
        </w:rPr>
        <w:t>datum</w:t>
      </w:r>
      <w:r w:rsidR="00F32A78">
        <w:t xml:space="preserve"> be associated for most terminals.</w:t>
      </w:r>
    </w:p>
    <w:p w:rsidR="001936E5" w:rsidRDefault="001936E5" w:rsidP="001936E5">
      <w:pPr>
        <w:pStyle w:val="Heading4"/>
      </w:pPr>
      <w:r>
        <w:t>Tangent</w:t>
      </w:r>
    </w:p>
    <w:p w:rsidR="001936E5" w:rsidRDefault="001936E5" w:rsidP="00B41564">
      <w:pPr>
        <w:rPr>
          <w:rStyle w:val="EntityChar"/>
          <w:rFonts w:eastAsiaTheme="majorEastAsia"/>
          <w:b/>
          <w:bCs/>
          <w:iCs/>
          <w:color w:val="4F81BD" w:themeColor="accent1"/>
        </w:rPr>
      </w:pPr>
      <w:r>
        <w:t xml:space="preserve">Tangent planes are commonly occurring </w:t>
      </w:r>
      <w:r w:rsidR="00F32A78">
        <w:t xml:space="preserve">constructed </w:t>
      </w:r>
      <w:r w:rsidR="00254ABE">
        <w:t>elements in GD&amp;T representation</w:t>
      </w:r>
      <w:r>
        <w:t xml:space="preserve"> </w:t>
      </w:r>
      <w:r w:rsidR="00F32A78">
        <w:t>that</w:t>
      </w:r>
      <w:r>
        <w:t xml:space="preserve"> </w:t>
      </w:r>
      <w:r w:rsidR="00254ABE">
        <w:t>are</w:t>
      </w:r>
      <w:r>
        <w:t xml:space="preserve"> also represented as a subtype of </w:t>
      </w:r>
      <w:r w:rsidRPr="00C13147">
        <w:rPr>
          <w:rStyle w:val="EntityChar"/>
        </w:rPr>
        <w:t>derived_shape_aspect</w:t>
      </w:r>
      <w:r w:rsidR="00C02C3C" w:rsidRPr="00C02C3C">
        <w:t>.</w:t>
      </w:r>
      <w:r>
        <w:t xml:space="preserve"> A </w:t>
      </w:r>
      <w:r w:rsidRPr="00C13147">
        <w:rPr>
          <w:rStyle w:val="EntityChar"/>
        </w:rPr>
        <w:t>tangent</w:t>
      </w:r>
      <w:r>
        <w:t xml:space="preserve"> may be derived from either a simple </w:t>
      </w:r>
      <w:r w:rsidRPr="00C13147">
        <w:rPr>
          <w:rStyle w:val="EntityChar"/>
        </w:rPr>
        <w:t>shape_aspect</w:t>
      </w:r>
      <w:r>
        <w:t xml:space="preserve"> or a </w:t>
      </w:r>
      <w:r w:rsidRPr="00C13147">
        <w:rPr>
          <w:rStyle w:val="EntityChar"/>
        </w:rPr>
        <w:t>composite_shape_aspect</w:t>
      </w:r>
      <w:r>
        <w:t xml:space="preserve">. As in the </w:t>
      </w:r>
      <w:r w:rsidR="00C02C3C" w:rsidRPr="00C02C3C">
        <w:rPr>
          <w:rFonts w:ascii="Courier New" w:hAnsi="Courier New"/>
          <w:sz w:val="20"/>
        </w:rPr>
        <w:t>centre_of_symmetry</w:t>
      </w:r>
      <w:r>
        <w:t xml:space="preserve"> case, the geometry of the derived plane will be represented as a </w:t>
      </w:r>
      <w:r w:rsidRPr="00C13147">
        <w:rPr>
          <w:rStyle w:val="EntityChar"/>
        </w:rPr>
        <w:t>plane</w:t>
      </w:r>
      <w:r>
        <w:t xml:space="preserve"> in a </w:t>
      </w:r>
      <w:r w:rsidRPr="00C13147">
        <w:rPr>
          <w:rStyle w:val="EntityChar"/>
        </w:rPr>
        <w:t>constructive_geometry_representation</w:t>
      </w:r>
      <w:r>
        <w:t xml:space="preserve"> associated with the </w:t>
      </w:r>
      <w:r w:rsidRPr="00C13147">
        <w:rPr>
          <w:rStyle w:val="EntityChar"/>
        </w:rPr>
        <w:t>derived_shape_aspect</w:t>
      </w:r>
      <w:r>
        <w:rPr>
          <w:rStyle w:val="EntityChar"/>
        </w:rPr>
        <w:t>.</w:t>
      </w:r>
    </w:p>
    <w:p w:rsidR="00436ED1" w:rsidRDefault="00AE0015" w:rsidP="00436ED1">
      <w:pPr>
        <w:pStyle w:val="Heading2"/>
      </w:pPr>
      <w:r>
        <w:t>Datum and Datum_system</w:t>
      </w:r>
    </w:p>
    <w:p w:rsidR="007D299F" w:rsidRDefault="004F6FC1" w:rsidP="00B41564">
      <w:r>
        <w:t xml:space="preserve">A </w:t>
      </w:r>
      <w:r w:rsidRPr="004F6FC1">
        <w:rPr>
          <w:rStyle w:val="EntityChar"/>
        </w:rPr>
        <w:t>datum</w:t>
      </w:r>
      <w:r>
        <w:t xml:space="preserve"> in STEP is established by a </w:t>
      </w:r>
      <w:r w:rsidRPr="004F6FC1">
        <w:rPr>
          <w:rStyle w:val="EntityChar"/>
        </w:rPr>
        <w:t>datum_feature</w:t>
      </w:r>
      <w:r>
        <w:t xml:space="preserve"> or a set of </w:t>
      </w:r>
      <w:r>
        <w:rPr>
          <w:rStyle w:val="EntityChar"/>
        </w:rPr>
        <w:t>datum_</w:t>
      </w:r>
      <w:r w:rsidRPr="004F6FC1">
        <w:rPr>
          <w:rStyle w:val="EntityChar"/>
        </w:rPr>
        <w:t>targets</w:t>
      </w:r>
      <w:r>
        <w:t xml:space="preserve">. The datums in JEDEC package models have all been established based on a datum feature. </w:t>
      </w:r>
      <w:r w:rsidR="00FD209A">
        <w:t xml:space="preserve">Typically in design life cycle, the geometric item related to a datum is not provided, as that geometric item is usually created by inspection related applications. </w:t>
      </w:r>
      <w:r>
        <w:t xml:space="preserve">A package </w:t>
      </w:r>
      <w:r w:rsidR="00FD209A">
        <w:t>model however is an exception in that there</w:t>
      </w:r>
      <w:r>
        <w:t xml:space="preserve"> will typically </w:t>
      </w:r>
      <w:r w:rsidR="00FD209A">
        <w:t xml:space="preserve">be </w:t>
      </w:r>
      <w:r w:rsidR="00511BA0">
        <w:t xml:space="preserve">a datum </w:t>
      </w:r>
      <w:r w:rsidR="00FD209A">
        <w:t xml:space="preserve">that is </w:t>
      </w:r>
      <w:r w:rsidR="00511BA0">
        <w:t>coincident with the ‘seating plane’ of the component. In the JEDEC specifications, by convention, this is us</w:t>
      </w:r>
      <w:r w:rsidR="00C513F7">
        <w:t>u</w:t>
      </w:r>
      <w:r w:rsidR="00511BA0">
        <w:t xml:space="preserve">ally Datum C. Figure 6 illustrates the representation of Datum C in the TO-236 package. The </w:t>
      </w:r>
      <w:r w:rsidR="00511BA0" w:rsidRPr="00FD209A">
        <w:rPr>
          <w:rFonts w:ascii="Courier New" w:hAnsi="Courier New"/>
          <w:sz w:val="20"/>
        </w:rPr>
        <w:t>datum</w:t>
      </w:r>
      <w:r w:rsidR="00511BA0">
        <w:t xml:space="preserve"> </w:t>
      </w:r>
      <w:r w:rsidR="00806DE1">
        <w:t xml:space="preserve">#1100 </w:t>
      </w:r>
      <w:r w:rsidR="00511BA0">
        <w:t xml:space="preserve">is related to </w:t>
      </w:r>
      <w:r w:rsidR="00806DE1">
        <w:t>#</w:t>
      </w:r>
      <w:r w:rsidR="00806DE1" w:rsidRPr="007D299F">
        <w:t>1086</w:t>
      </w:r>
      <w:r w:rsidR="007D299F" w:rsidRPr="007D299F">
        <w:rPr>
          <w:rStyle w:val="EntityChar"/>
          <w:rFonts w:asciiTheme="minorHAnsi" w:hAnsiTheme="minorHAnsi"/>
          <w:sz w:val="22"/>
        </w:rPr>
        <w:t xml:space="preserve"> that</w:t>
      </w:r>
      <w:r w:rsidR="00806DE1" w:rsidRPr="007D299F">
        <w:rPr>
          <w:rStyle w:val="EntityChar"/>
          <w:rFonts w:asciiTheme="minorHAnsi" w:hAnsiTheme="minorHAnsi"/>
          <w:sz w:val="22"/>
        </w:rPr>
        <w:t xml:space="preserve"> is a complex of</w:t>
      </w:r>
      <w:r w:rsidR="00806DE1">
        <w:rPr>
          <w:rStyle w:val="EntityChar"/>
        </w:rPr>
        <w:t xml:space="preserve"> composite_unit_shape_aspect and datum_feature</w:t>
      </w:r>
      <w:ins w:id="184" w:author="Thomas Thurman" w:date="2013-06-14T17:02:00Z">
        <w:r w:rsidR="009570AE" w:rsidRPr="009570AE">
          <w:rPr>
            <w:rPrChange w:id="185" w:author="Thomas Thurman" w:date="2013-06-14T17:03:00Z">
              <w:rPr>
                <w:rStyle w:val="EntityChar"/>
              </w:rPr>
            </w:rPrChange>
          </w:rPr>
          <w:t xml:space="preserve"> and </w:t>
        </w:r>
      </w:ins>
      <w:ins w:id="186" w:author="Thomas Thurman" w:date="2013-06-14T23:34:00Z">
        <w:r w:rsidR="00CF3F4E">
          <w:t>that</w:t>
        </w:r>
      </w:ins>
      <w:ins w:id="187" w:author="Thomas Thurman" w:date="2013-06-14T17:02:00Z">
        <w:r w:rsidR="009570AE">
          <w:t xml:space="preserve"> consists of the faces tangent to the seating plane (one from each terminal)</w:t>
        </w:r>
      </w:ins>
      <w:r w:rsidR="00FD209A">
        <w:rPr>
          <w:rStyle w:val="EntityChar"/>
        </w:rPr>
        <w:t>.</w:t>
      </w:r>
      <w:r w:rsidR="00511BA0">
        <w:t xml:space="preserve"> The </w:t>
      </w:r>
      <w:r w:rsidR="00511BA0" w:rsidRPr="00806DE1">
        <w:rPr>
          <w:rFonts w:ascii="Courier New" w:hAnsi="Courier New"/>
          <w:sz w:val="20"/>
        </w:rPr>
        <w:t>tangent</w:t>
      </w:r>
      <w:r w:rsidR="00511BA0">
        <w:t xml:space="preserve"> </w:t>
      </w:r>
      <w:r w:rsidR="007D299F">
        <w:t xml:space="preserve">#1090 </w:t>
      </w:r>
      <w:r w:rsidR="00511BA0">
        <w:t xml:space="preserve">is ‘derived from’ </w:t>
      </w:r>
      <w:r w:rsidR="007D299F">
        <w:t>#1</w:t>
      </w:r>
      <w:ins w:id="188" w:author="Thomas Thurman" w:date="2013-06-14T17:01:00Z">
        <w:r w:rsidR="009570AE">
          <w:t>0</w:t>
        </w:r>
      </w:ins>
      <w:del w:id="189" w:author="Thomas Thurman" w:date="2013-06-14T17:01:00Z">
        <w:r w:rsidR="007D299F" w:rsidDel="009570AE">
          <w:delText>1</w:delText>
        </w:r>
      </w:del>
      <w:r w:rsidR="007D299F">
        <w:t>86</w:t>
      </w:r>
      <w:del w:id="190" w:author="Thomas Thurman" w:date="2013-06-14T17:03:00Z">
        <w:r w:rsidR="00511BA0" w:rsidDel="009570AE">
          <w:delText xml:space="preserve">, </w:delText>
        </w:r>
      </w:del>
      <w:del w:id="191" w:author="Thomas Thurman" w:date="2013-06-14T17:02:00Z">
        <w:r w:rsidR="00511BA0" w:rsidDel="009570AE">
          <w:delText>which consists of the faces tangent to the seating plane (one from each terminal)</w:delText>
        </w:r>
      </w:del>
      <w:r w:rsidR="00511BA0">
        <w:t xml:space="preserve">. </w:t>
      </w:r>
      <w:r w:rsidR="007D299F">
        <w:t xml:space="preserve">The </w:t>
      </w:r>
      <w:r w:rsidR="007D299F" w:rsidRPr="007D299F">
        <w:rPr>
          <w:rFonts w:ascii="Courier New" w:hAnsi="Courier New"/>
          <w:sz w:val="20"/>
        </w:rPr>
        <w:t>tangent</w:t>
      </w:r>
      <w:r w:rsidR="007D299F">
        <w:t xml:space="preserve"> #1090 is a complex instance with a </w:t>
      </w:r>
      <w:r w:rsidR="007D299F" w:rsidRPr="007D299F">
        <w:rPr>
          <w:rFonts w:ascii="Courier New" w:hAnsi="Courier New"/>
          <w:sz w:val="20"/>
        </w:rPr>
        <w:t>seating_plane</w:t>
      </w:r>
      <w:r w:rsidR="007D299F">
        <w:t xml:space="preserve">. </w:t>
      </w:r>
      <w:r w:rsidR="00511BA0">
        <w:t xml:space="preserve">The </w:t>
      </w:r>
      <w:r w:rsidR="00FD209A">
        <w:t xml:space="preserve">associated </w:t>
      </w:r>
      <w:r w:rsidR="00FD209A" w:rsidRPr="009570AE">
        <w:rPr>
          <w:rStyle w:val="EntityChar"/>
          <w:rPrChange w:id="192" w:author="Thomas Thurman" w:date="2013-06-14T17:03:00Z">
            <w:rPr/>
          </w:rPrChange>
        </w:rPr>
        <w:t>plane</w:t>
      </w:r>
      <w:r w:rsidR="00FD209A">
        <w:t xml:space="preserve"> in the </w:t>
      </w:r>
      <w:r w:rsidR="00FD209A" w:rsidRPr="00FD209A">
        <w:rPr>
          <w:rFonts w:ascii="Courier New" w:hAnsi="Courier New"/>
          <w:sz w:val="20"/>
        </w:rPr>
        <w:t>constructive_geometry_representation</w:t>
      </w:r>
      <w:r w:rsidR="00FD209A">
        <w:t xml:space="preserve"> expresses the orientation of the </w:t>
      </w:r>
      <w:r w:rsidR="00FD209A" w:rsidRPr="00FD209A">
        <w:rPr>
          <w:rFonts w:ascii="Courier New" w:hAnsi="Courier New"/>
          <w:sz w:val="20"/>
        </w:rPr>
        <w:t>tangent</w:t>
      </w:r>
      <w:r w:rsidR="00511BA0">
        <w:t xml:space="preserve">. In the JEDEC specifications, datums A and B are typically orthogonal planes passing through the center of the package. The corresponding datum feature </w:t>
      </w:r>
      <w:r w:rsidR="003E4190">
        <w:t xml:space="preserve">usually consists of opposing parallel sides of the package body. </w:t>
      </w:r>
      <w:r w:rsidR="003E4190" w:rsidRPr="00CF3F4E">
        <w:t xml:space="preserve">These datum features are expressed as a complex of </w:t>
      </w:r>
      <w:r w:rsidR="003E4190" w:rsidRPr="00CF3F4E">
        <w:rPr>
          <w:rFonts w:ascii="Courier New" w:hAnsi="Courier New"/>
          <w:sz w:val="20"/>
        </w:rPr>
        <w:t>dimensional_size_with_datum_feature</w:t>
      </w:r>
      <w:r w:rsidR="003E4190" w:rsidRPr="00CF3F4E">
        <w:t xml:space="preserve"> and </w:t>
      </w:r>
      <w:r w:rsidR="003E4190" w:rsidRPr="00CF3F4E">
        <w:rPr>
          <w:rFonts w:ascii="Courier New" w:hAnsi="Courier New"/>
          <w:sz w:val="20"/>
        </w:rPr>
        <w:t>composite_</w:t>
      </w:r>
      <w:r w:rsidR="00FD209A" w:rsidRPr="00CF3F4E">
        <w:rPr>
          <w:rFonts w:ascii="Courier New" w:hAnsi="Courier New"/>
          <w:sz w:val="20"/>
        </w:rPr>
        <w:t>unit_</w:t>
      </w:r>
      <w:r w:rsidR="003E4190" w:rsidRPr="00CF3F4E">
        <w:rPr>
          <w:rFonts w:ascii="Courier New" w:hAnsi="Courier New"/>
          <w:sz w:val="20"/>
        </w:rPr>
        <w:t>shape_aspect</w:t>
      </w:r>
      <w:r w:rsidR="003E4190">
        <w:t xml:space="preserve">. With reference to Figure A2, the datum feature for datum B is represented as in Figure 5. The </w:t>
      </w:r>
      <w:r w:rsidR="003E4190" w:rsidRPr="003E4190">
        <w:rPr>
          <w:rStyle w:val="EntityChar"/>
        </w:rPr>
        <w:t>composite_</w:t>
      </w:r>
      <w:r w:rsidR="00FD209A">
        <w:rPr>
          <w:rStyle w:val="EntityChar"/>
        </w:rPr>
        <w:t>unit_</w:t>
      </w:r>
      <w:r w:rsidR="003E4190" w:rsidRPr="003E4190">
        <w:rPr>
          <w:rStyle w:val="EntityChar"/>
        </w:rPr>
        <w:t>shape_aspect</w:t>
      </w:r>
      <w:r w:rsidR="003E4190">
        <w:t xml:space="preserve"> is composed of the opposing parallel surfaces. The fact that this same shape aspect is a </w:t>
      </w:r>
      <w:r w:rsidR="003E4190" w:rsidRPr="003E4190">
        <w:rPr>
          <w:rStyle w:val="EntityChar"/>
        </w:rPr>
        <w:t>dimensional_size</w:t>
      </w:r>
      <w:r w:rsidR="00FD209A">
        <w:rPr>
          <w:rStyle w:val="EntityChar"/>
        </w:rPr>
        <w:t>_with_datum_feature</w:t>
      </w:r>
      <w:r w:rsidR="003E4190">
        <w:t xml:space="preserve"> enables simultaneous representation of </w:t>
      </w:r>
      <w:ins w:id="193" w:author="Thomas Thurman" w:date="2013-06-14T17:05:00Z">
        <w:r w:rsidR="009570AE">
          <w:t xml:space="preserve">the value of </w:t>
        </w:r>
      </w:ins>
      <w:r w:rsidR="003E4190">
        <w:t>dimension E1.</w:t>
      </w:r>
      <w:r w:rsidR="002443CC">
        <w:t xml:space="preserve"> The representation of a datum</w:t>
      </w:r>
      <w:r w:rsidR="00806DE1">
        <w:t xml:space="preserve"> </w:t>
      </w:r>
      <w:r w:rsidR="002443CC">
        <w:t xml:space="preserve">system will be discussed below in the context of </w:t>
      </w:r>
      <w:r w:rsidR="002443CC" w:rsidRPr="00806DE1">
        <w:rPr>
          <w:rStyle w:val="EntityChar"/>
          <w:rFonts w:asciiTheme="minorHAnsi" w:hAnsiTheme="minorHAnsi"/>
          <w:sz w:val="22"/>
        </w:rPr>
        <w:t>geometric</w:t>
      </w:r>
      <w:r w:rsidR="00806DE1" w:rsidRPr="00806DE1">
        <w:rPr>
          <w:rStyle w:val="EntityChar"/>
          <w:rFonts w:asciiTheme="minorHAnsi" w:hAnsiTheme="minorHAnsi"/>
          <w:sz w:val="22"/>
        </w:rPr>
        <w:t xml:space="preserve"> </w:t>
      </w:r>
      <w:r w:rsidR="002443CC" w:rsidRPr="00806DE1">
        <w:rPr>
          <w:rStyle w:val="EntityChar"/>
          <w:rFonts w:asciiTheme="minorHAnsi" w:hAnsiTheme="minorHAnsi"/>
          <w:sz w:val="22"/>
        </w:rPr>
        <w:t>tolerance</w:t>
      </w:r>
      <w:r w:rsidR="002443CC">
        <w:t>.</w:t>
      </w:r>
    </w:p>
    <w:p w:rsidR="00C17D4E" w:rsidRDefault="00436ED1" w:rsidP="00436ED1">
      <w:pPr>
        <w:pStyle w:val="Heading2"/>
      </w:pPr>
      <w:r>
        <w:t>Dimensional_size</w:t>
      </w:r>
    </w:p>
    <w:p w:rsidR="006D5379" w:rsidDel="008D7EFF" w:rsidRDefault="006D5379" w:rsidP="00B41564">
      <w:pPr>
        <w:rPr>
          <w:del w:id="194" w:author="Thomas Thurman" w:date="2012-05-20T10:43:00Z"/>
        </w:rPr>
      </w:pPr>
      <w:del w:id="195" w:author="Thomas Thurman" w:date="2012-05-20T10:43:00Z">
        <w:r w:rsidDel="008D7EFF">
          <w:delText>Strings in Figure 8</w:delText>
        </w:r>
        <w:r w:rsidR="00FD48E6" w:rsidDel="008D7EFF">
          <w:delText xml:space="preserve"> and comments on figure 8</w:delText>
        </w:r>
      </w:del>
    </w:p>
    <w:p w:rsidR="00C652B9" w:rsidDel="008D7EFF" w:rsidRDefault="007F52B9" w:rsidP="00B41564">
      <w:pPr>
        <w:rPr>
          <w:del w:id="196" w:author="Thomas Thurman" w:date="2012-05-20T10:43:00Z"/>
        </w:rPr>
      </w:pPr>
      <w:del w:id="197" w:author="Thomas Thurman" w:date="2012-05-20T10:43:00Z">
        <w:r w:rsidDel="008D7EFF">
          <w:delText>CCCC</w:delText>
        </w:r>
        <w:r w:rsidR="00C652B9" w:rsidDel="008D7EFF">
          <w:delText>#1594,#1628 shape_aspect, swap name with description</w:delText>
        </w:r>
      </w:del>
    </w:p>
    <w:p w:rsidR="006D5379" w:rsidDel="008D7EFF" w:rsidRDefault="007F52B9" w:rsidP="00B41564">
      <w:pPr>
        <w:rPr>
          <w:del w:id="198" w:author="Thomas Thurman" w:date="2012-05-20T10:43:00Z"/>
        </w:rPr>
      </w:pPr>
      <w:del w:id="199" w:author="Thomas Thurman" w:date="2012-05-20T10:43:00Z">
        <w:r w:rsidDel="008D7EFF">
          <w:delText>CCCC</w:delText>
        </w:r>
        <w:r w:rsidR="00C652B9" w:rsidDel="008D7EFF">
          <w:delText>#1646</w:delText>
        </w:r>
        <w:r w:rsidR="006D5379" w:rsidDel="008D7EFF">
          <w:delText xml:space="preserve"> should b</w:delText>
        </w:r>
        <w:r w:rsidR="00B37764" w:rsidDel="008D7EFF">
          <w:delText>e a composite_unit_shape_aspect</w:delText>
        </w:r>
        <w:r w:rsidR="00C652B9" w:rsidDel="008D7EFF">
          <w:delText>, swap shape_aspect.name and description</w:delText>
        </w:r>
      </w:del>
    </w:p>
    <w:p w:rsidR="00C652B9" w:rsidRPr="00801A3C" w:rsidDel="008D7EFF" w:rsidRDefault="00801A3C" w:rsidP="00B41564">
      <w:pPr>
        <w:rPr>
          <w:del w:id="200" w:author="Thomas Thurman" w:date="2012-05-20T10:43:00Z"/>
          <w:color w:val="FF0000"/>
        </w:rPr>
      </w:pPr>
      <w:del w:id="201" w:author="Thomas Thurman" w:date="2012-05-20T10:43:00Z">
        <w:r w:rsidRPr="00801A3C" w:rsidDel="008D7EFF">
          <w:rPr>
            <w:color w:val="FF0000"/>
          </w:rPr>
          <w:delText>DDDD</w:delText>
        </w:r>
        <w:r w:rsidR="00C652B9" w:rsidRPr="00801A3C" w:rsidDel="008D7EFF">
          <w:rPr>
            <w:color w:val="FF0000"/>
          </w:rPr>
          <w:delText>#1650 shape_dimension_representation.name=’E1’ Need to identify that this is representing E1 from figure A2</w:delText>
        </w:r>
        <w:r w:rsidRPr="00801A3C" w:rsidDel="008D7EFF">
          <w:rPr>
            <w:color w:val="FF0000"/>
          </w:rPr>
          <w:delText>----no, use shape_dimension_representation.id!!&lt;&lt;&lt;&lt;5/18/2012</w:delText>
        </w:r>
      </w:del>
    </w:p>
    <w:p w:rsidR="00B37764" w:rsidRDefault="003E4190" w:rsidP="00B41564">
      <w:r>
        <w:t xml:space="preserve">A </w:t>
      </w:r>
      <w:r w:rsidRPr="003E4190">
        <w:rPr>
          <w:rStyle w:val="EntityChar"/>
        </w:rPr>
        <w:t>dimensional_size</w:t>
      </w:r>
      <w:r>
        <w:t xml:space="preserve"> is used to assign a length measure to a ‘feature of size’. Many of the common</w:t>
      </w:r>
      <w:r w:rsidR="002443CC">
        <w:t xml:space="preserve"> critical</w:t>
      </w:r>
      <w:r>
        <w:t xml:space="preserve"> JEDEC </w:t>
      </w:r>
      <w:r w:rsidR="002443CC">
        <w:t xml:space="preserve">package </w:t>
      </w:r>
      <w:r>
        <w:t>dimensions</w:t>
      </w:r>
      <w:r w:rsidR="002443CC">
        <w:t>, such as toe-to-toe spans, body length and width, terminal width, etc.</w:t>
      </w:r>
      <w:r>
        <w:t xml:space="preserve"> </w:t>
      </w:r>
      <w:r w:rsidR="002443CC">
        <w:t xml:space="preserve">are best </w:t>
      </w:r>
      <w:r>
        <w:t xml:space="preserve">represented as a </w:t>
      </w:r>
      <w:r w:rsidRPr="00801A3C">
        <w:rPr>
          <w:rFonts w:ascii="Courier New" w:hAnsi="Courier New"/>
          <w:sz w:val="20"/>
        </w:rPr>
        <w:t>dimensional_size</w:t>
      </w:r>
      <w:r>
        <w:t xml:space="preserve">. </w:t>
      </w:r>
      <w:ins w:id="202" w:author="Thomas Thurman" w:date="2013-06-14T17:31:00Z">
        <w:r w:rsidR="00B07F2D">
          <w:t xml:space="preserve">A </w:t>
        </w:r>
        <w:r w:rsidR="00B07F2D" w:rsidRPr="00801A3C">
          <w:rPr>
            <w:rFonts w:ascii="Courier New" w:hAnsi="Courier New"/>
            <w:sz w:val="20"/>
          </w:rPr>
          <w:t>dimensional_size</w:t>
        </w:r>
        <w:r w:rsidR="00B07F2D">
          <w:t xml:space="preserve">  may only relate to a single </w:t>
        </w:r>
        <w:r w:rsidR="00B07F2D" w:rsidRPr="00B07F2D">
          <w:rPr>
            <w:rStyle w:val="EntityChar"/>
            <w:rPrChange w:id="203" w:author="Thomas Thurman" w:date="2013-06-14T17:32:00Z">
              <w:rPr/>
            </w:rPrChange>
          </w:rPr>
          <w:t>shape_aspect</w:t>
        </w:r>
        <w:r w:rsidR="00B07F2D">
          <w:t xml:space="preserve">. </w:t>
        </w:r>
      </w:ins>
      <w:ins w:id="204" w:author="Thomas Thurman" w:date="2013-06-14T23:37:00Z">
        <w:r w:rsidR="00CF3F4E">
          <w:t xml:space="preserve">Therefore it may be necessary to construct a composite_unit_shape_aspect in order to apply the dimensional_size. </w:t>
        </w:r>
      </w:ins>
      <w:r w:rsidR="002443CC">
        <w:t xml:space="preserve">A </w:t>
      </w:r>
      <w:r w:rsidR="002443CC" w:rsidRPr="00801A3C">
        <w:rPr>
          <w:rFonts w:ascii="Courier New" w:hAnsi="Courier New"/>
          <w:sz w:val="20"/>
        </w:rPr>
        <w:t>dimensional_size</w:t>
      </w:r>
      <w:r w:rsidR="002443CC">
        <w:t xml:space="preserve"> is associated with a </w:t>
      </w:r>
      <w:r w:rsidR="002443CC" w:rsidRPr="002443CC">
        <w:rPr>
          <w:rStyle w:val="EntityChar"/>
        </w:rPr>
        <w:t>shape_dimension_representation</w:t>
      </w:r>
      <w:r w:rsidR="002443CC">
        <w:t xml:space="preserve"> that contains the specific value or values of the dimension. </w:t>
      </w:r>
      <w:r w:rsidR="006F71DB">
        <w:t xml:space="preserve"> </w:t>
      </w:r>
      <w:r w:rsidR="00CD0756">
        <w:t xml:space="preserve">The </w:t>
      </w:r>
      <w:r w:rsidR="007D299F" w:rsidRPr="007D299F">
        <w:rPr>
          <w:rFonts w:ascii="Courier New" w:hAnsi="Courier New"/>
          <w:sz w:val="20"/>
        </w:rPr>
        <w:t>id</w:t>
      </w:r>
      <w:r w:rsidR="00CD0756">
        <w:t xml:space="preserve"> attribute </w:t>
      </w:r>
      <w:r w:rsidR="00CD0756" w:rsidRPr="003E4190">
        <w:rPr>
          <w:rStyle w:val="EntityChar"/>
        </w:rPr>
        <w:t>dimensional_size</w:t>
      </w:r>
      <w:r w:rsidR="00CD0756">
        <w:rPr>
          <w:rStyle w:val="EntityChar"/>
        </w:rPr>
        <w:t xml:space="preserve"> </w:t>
      </w:r>
      <w:r w:rsidR="00CD0756" w:rsidRPr="00801A3C">
        <w:rPr>
          <w:rStyle w:val="EntityChar"/>
          <w:rFonts w:asciiTheme="minorHAnsi" w:hAnsiTheme="minorHAnsi"/>
          <w:sz w:val="22"/>
        </w:rPr>
        <w:t>inherits</w:t>
      </w:r>
      <w:r w:rsidR="00CD0756">
        <w:rPr>
          <w:rStyle w:val="EntityChar"/>
        </w:rPr>
        <w:t xml:space="preserve"> </w:t>
      </w:r>
      <w:r w:rsidR="00CD0756" w:rsidRPr="007D299F">
        <w:rPr>
          <w:rStyle w:val="EntityChar"/>
          <w:rFonts w:asciiTheme="minorHAnsi" w:hAnsiTheme="minorHAnsi"/>
          <w:sz w:val="22"/>
        </w:rPr>
        <w:t>from</w:t>
      </w:r>
      <w:r w:rsidR="00CD0756">
        <w:rPr>
          <w:rStyle w:val="EntityChar"/>
        </w:rPr>
        <w:t xml:space="preserve"> shape_aspect </w:t>
      </w:r>
      <w:r w:rsidR="00CD0756" w:rsidRPr="007D299F">
        <w:rPr>
          <w:rStyle w:val="EntityChar"/>
          <w:rFonts w:asciiTheme="minorHAnsi" w:hAnsiTheme="minorHAnsi"/>
          <w:sz w:val="22"/>
        </w:rPr>
        <w:t>is required to be unique within a</w:t>
      </w:r>
      <w:r w:rsidR="00CD0756">
        <w:rPr>
          <w:rStyle w:val="EntityChar"/>
        </w:rPr>
        <w:t xml:space="preserve"> </w:t>
      </w:r>
      <w:r w:rsidR="00CD0756" w:rsidRPr="007D299F">
        <w:rPr>
          <w:rStyle w:val="EntityChar"/>
          <w:rFonts w:asciiTheme="minorHAnsi" w:hAnsiTheme="minorHAnsi"/>
          <w:sz w:val="22"/>
        </w:rPr>
        <w:t>single</w:t>
      </w:r>
      <w:r w:rsidR="00CD0756">
        <w:rPr>
          <w:rStyle w:val="EntityChar"/>
        </w:rPr>
        <w:t xml:space="preserve"> product_definition_shape. </w:t>
      </w:r>
      <w:r w:rsidR="006F71DB">
        <w:t xml:space="preserve">In the generated examples, all </w:t>
      </w:r>
      <w:r w:rsidR="006F71DB" w:rsidRPr="006F71DB">
        <w:rPr>
          <w:rStyle w:val="EntityChar"/>
        </w:rPr>
        <w:t>shape_dimension_representation</w:t>
      </w:r>
      <w:r w:rsidR="006F71DB">
        <w:t xml:space="preserve"> contain one or more values, qualified by a </w:t>
      </w:r>
      <w:r w:rsidR="006F71DB" w:rsidRPr="006F71DB">
        <w:rPr>
          <w:rStyle w:val="EntityChar"/>
        </w:rPr>
        <w:t>type_qualifier</w:t>
      </w:r>
      <w:r w:rsidR="006F71DB">
        <w:t xml:space="preserve">. The implementation supports type qualifier values of ‘minimum’, ‘average’, and ‘maximum’, although additional qualifications are possible. There is no requirement or expectation that all qualified values will be provided for a given dimension. Often, the JEDEC specifications will provide all three values. In certain instances, however, only a minimum (or maximum) value may be available, </w:t>
      </w:r>
      <w:r w:rsidR="00FB35E1">
        <w:t>or both minimum and maximum values are provided, but there is no nominal (or average) value available.</w:t>
      </w:r>
      <w:r w:rsidR="0042165F">
        <w:t xml:space="preserve"> Figure 8 illustrates the representation of the </w:t>
      </w:r>
      <w:r w:rsidR="0042165F" w:rsidRPr="0042165F">
        <w:rPr>
          <w:rStyle w:val="EntityChar"/>
        </w:rPr>
        <w:t>dimensional_size</w:t>
      </w:r>
      <w:r w:rsidR="0042165F">
        <w:t xml:space="preserve"> and corresponding </w:t>
      </w:r>
      <w:r w:rsidR="0042165F" w:rsidRPr="0042165F">
        <w:rPr>
          <w:rStyle w:val="EntityChar"/>
        </w:rPr>
        <w:t>shape_dimension_representation</w:t>
      </w:r>
      <w:r w:rsidR="0042165F">
        <w:t xml:space="preserve"> for </w:t>
      </w:r>
      <w:ins w:id="205" w:author="Thomas Thurman" w:date="2013-06-14T17:12:00Z">
        <w:r w:rsidR="00C97DD0">
          <w:t xml:space="preserve">the value of </w:t>
        </w:r>
      </w:ins>
      <w:r w:rsidR="0042165F">
        <w:t xml:space="preserve">dimension E1 in the DO-214_AB package.  There are three qualified values for this dimension (minimum, average, and maximum), each represented by a complex </w:t>
      </w:r>
      <w:r w:rsidR="0042165F" w:rsidRPr="0042165F">
        <w:rPr>
          <w:rStyle w:val="EntityChar"/>
        </w:rPr>
        <w:t>length_measure_with_unit+measure_representation_item+</w:t>
      </w:r>
      <w:r w:rsidR="0042165F">
        <w:rPr>
          <w:rStyle w:val="EntityChar"/>
        </w:rPr>
        <w:t xml:space="preserve"> </w:t>
      </w:r>
      <w:r w:rsidR="0042165F" w:rsidRPr="0042165F">
        <w:rPr>
          <w:rStyle w:val="EntityChar"/>
        </w:rPr>
        <w:t>qualified_representation_item</w:t>
      </w:r>
      <w:r w:rsidR="0042165F">
        <w:t>.</w:t>
      </w:r>
      <w:r w:rsidR="00381BE9">
        <w:t xml:space="preserve"> Note that because there are two variations and each variation has a complete package model, there would be two instances of </w:t>
      </w:r>
      <w:ins w:id="206" w:author="Thomas Thurman" w:date="2013-06-14T23:38:00Z">
        <w:r w:rsidR="00CF3F4E">
          <w:t xml:space="preserve">the value of </w:t>
        </w:r>
      </w:ins>
      <w:r w:rsidR="00381BE9">
        <w:t>E1 in the exchange file, one for each variation, even though the actual values are identical across the variations.</w:t>
      </w:r>
    </w:p>
    <w:p w:rsidR="00436ED1" w:rsidRDefault="00436ED1" w:rsidP="00436ED1">
      <w:pPr>
        <w:pStyle w:val="Heading2"/>
      </w:pPr>
      <w:r>
        <w:t>Dimensional_location</w:t>
      </w:r>
    </w:p>
    <w:p w:rsidR="00C652B9" w:rsidDel="008D7EFF" w:rsidRDefault="00C652B9" w:rsidP="0042165F">
      <w:pPr>
        <w:rPr>
          <w:del w:id="207" w:author="Thomas Thurman" w:date="2012-05-20T10:43:00Z"/>
        </w:rPr>
      </w:pPr>
      <w:del w:id="208" w:author="Thomas Thurman" w:date="2012-05-20T10:43:00Z">
        <w:r w:rsidDel="008D7EFF">
          <w:delText>Strings in figure 9</w:delText>
        </w:r>
        <w:r w:rsidR="00FD48E6" w:rsidDel="008D7EFF">
          <w:delText xml:space="preserve"> and comments on figure 9</w:delText>
        </w:r>
      </w:del>
    </w:p>
    <w:p w:rsidR="00C652B9" w:rsidDel="008D7EFF" w:rsidRDefault="007158C9" w:rsidP="0042165F">
      <w:pPr>
        <w:rPr>
          <w:del w:id="209" w:author="Thomas Thurman" w:date="2012-05-20T10:43:00Z"/>
        </w:rPr>
      </w:pPr>
      <w:del w:id="210" w:author="Thomas Thurman" w:date="2012-05-20T10:43:00Z">
        <w:r w:rsidDel="008D7EFF">
          <w:delText>CCCC</w:delText>
        </w:r>
        <w:r w:rsidR="00C652B9" w:rsidDel="008D7EFF">
          <w:delText>#1626</w:delText>
        </w:r>
        <w:r w:rsidR="00FD48E6" w:rsidDel="008D7EFF">
          <w:delText>, #1662</w:delText>
        </w:r>
        <w:r w:rsidR="00C652B9" w:rsidDel="008D7EFF">
          <w:delText xml:space="preserve"> shape_aspect swap name and description</w:delText>
        </w:r>
      </w:del>
    </w:p>
    <w:p w:rsidR="007158C9" w:rsidDel="008D7EFF" w:rsidRDefault="00B37764" w:rsidP="0042165F">
      <w:pPr>
        <w:rPr>
          <w:del w:id="211" w:author="Thomas Thurman" w:date="2012-05-20T10:43:00Z"/>
        </w:rPr>
      </w:pPr>
      <w:del w:id="212" w:author="Thomas Thurman" w:date="2012-05-20T10:43:00Z">
        <w:r w:rsidDel="008D7EFF">
          <w:delText>DDDD</w:delText>
        </w:r>
        <w:r w:rsidR="00FD48E6" w:rsidDel="008D7EFF">
          <w:delText>#1769 di</w:delText>
        </w:r>
        <w:r w:rsidDel="008D7EFF">
          <w:delText xml:space="preserve">mensional_location.name=’linear </w:delText>
        </w:r>
        <w:r w:rsidR="00FD48E6" w:rsidDel="008D7EFF">
          <w:delText xml:space="preserve">distance’. </w:delText>
        </w:r>
      </w:del>
    </w:p>
    <w:p w:rsidR="00FD48E6" w:rsidDel="008D7EFF" w:rsidRDefault="007158C9" w:rsidP="0042165F">
      <w:pPr>
        <w:rPr>
          <w:del w:id="213" w:author="Thomas Thurman" w:date="2012-05-20T10:43:00Z"/>
        </w:rPr>
      </w:pPr>
      <w:del w:id="214" w:author="Thomas Thurman" w:date="2012-05-20T10:43:00Z">
        <w:r w:rsidDel="008D7EFF">
          <w:delText>CCCC</w:delText>
        </w:r>
        <w:r w:rsidR="00FD48E6" w:rsidDel="008D7EFF">
          <w:delText>#1771 include a reference in the text to ‘A’</w:delText>
        </w:r>
        <w:r w:rsidDel="008D7EFF">
          <w:delText>.</w:delText>
        </w:r>
      </w:del>
    </w:p>
    <w:p w:rsidR="0088715D" w:rsidRPr="0042165F" w:rsidRDefault="0042165F" w:rsidP="0042165F">
      <w:r>
        <w:t xml:space="preserve">A </w:t>
      </w:r>
      <w:r w:rsidRPr="0042165F">
        <w:rPr>
          <w:rStyle w:val="EntityChar"/>
        </w:rPr>
        <w:t>dimensional_location</w:t>
      </w:r>
      <w:r>
        <w:t xml:space="preserve"> is used to associate a length measure with two </w:t>
      </w:r>
      <w:r w:rsidRPr="0042165F">
        <w:rPr>
          <w:rStyle w:val="EntityChar"/>
        </w:rPr>
        <w:t>shape_aspects</w:t>
      </w:r>
      <w:r>
        <w:t xml:space="preserve"> as a dimensional measure. </w:t>
      </w:r>
      <w:ins w:id="215" w:author="Thomas Thurman" w:date="2013-06-14T23:44:00Z">
        <w:r w:rsidR="00DD1B9A">
          <w:t xml:space="preserve">The fundamental difference between </w:t>
        </w:r>
        <w:r w:rsidR="00DD1B9A" w:rsidRPr="00DD1B9A">
          <w:rPr>
            <w:rStyle w:val="EntityChar"/>
            <w:rPrChange w:id="216" w:author="Thomas Thurman" w:date="2013-06-14T23:45:00Z">
              <w:rPr/>
            </w:rPrChange>
          </w:rPr>
          <w:t>dimensional_size</w:t>
        </w:r>
        <w:r w:rsidR="00DD1B9A">
          <w:t xml:space="preserve"> and </w:t>
        </w:r>
        <w:r w:rsidR="00DD1B9A" w:rsidRPr="00DD1B9A">
          <w:rPr>
            <w:rStyle w:val="EntityChar"/>
            <w:rPrChange w:id="217" w:author="Thomas Thurman" w:date="2013-06-14T23:45:00Z">
              <w:rPr/>
            </w:rPrChange>
          </w:rPr>
          <w:t>dimensional_location</w:t>
        </w:r>
        <w:r w:rsidR="00DD1B9A">
          <w:t xml:space="preserve"> is that the user perceives the </w:t>
        </w:r>
        <w:r w:rsidR="00DD1B9A" w:rsidRPr="00DD1B9A">
          <w:rPr>
            <w:rStyle w:val="EntityChar"/>
            <w:rPrChange w:id="218" w:author="Thomas Thurman" w:date="2013-06-14T23:45:00Z">
              <w:rPr/>
            </w:rPrChange>
          </w:rPr>
          <w:t>shape_aspect</w:t>
        </w:r>
        <w:r w:rsidR="00DD1B9A">
          <w:t xml:space="preserve"> to which the </w:t>
        </w:r>
        <w:r w:rsidR="00DD1B9A" w:rsidRPr="00DD1B9A">
          <w:rPr>
            <w:rStyle w:val="EntityChar"/>
            <w:rPrChange w:id="219" w:author="Thomas Thurman" w:date="2013-06-14T23:45:00Z">
              <w:rPr/>
            </w:rPrChange>
          </w:rPr>
          <w:t>dimensional_size</w:t>
        </w:r>
        <w:r w:rsidR="00DD1B9A">
          <w:t xml:space="preserve"> is applied to be a single feature, whereas the </w:t>
        </w:r>
        <w:r w:rsidR="00DD1B9A" w:rsidRPr="00DD1B9A">
          <w:rPr>
            <w:rStyle w:val="EntityChar"/>
            <w:rPrChange w:id="220" w:author="Thomas Thurman" w:date="2013-06-14T23:46:00Z">
              <w:rPr/>
            </w:rPrChange>
          </w:rPr>
          <w:t>dimensional_location</w:t>
        </w:r>
        <w:r w:rsidR="00DD1B9A">
          <w:t xml:space="preserve"> is applied between two features</w:t>
        </w:r>
      </w:ins>
      <w:ins w:id="221" w:author="Thomas Thurman" w:date="2013-06-14T23:46:00Z">
        <w:r w:rsidR="00DD1B9A">
          <w:t xml:space="preserve"> or between a feature and a datum</w:t>
        </w:r>
      </w:ins>
      <w:ins w:id="222" w:author="Thomas Thurman" w:date="2013-06-14T23:44:00Z">
        <w:r w:rsidR="00DD1B9A">
          <w:t xml:space="preserve">. </w:t>
        </w:r>
      </w:ins>
      <w:ins w:id="223" w:author="Thomas Thurman" w:date="2013-06-14T23:47:00Z">
        <w:r w:rsidR="00DD1B9A">
          <w:t xml:space="preserve">In the DO-214_AB example, there are several dimensions populated as a </w:t>
        </w:r>
        <w:r w:rsidR="00DD1B9A" w:rsidRPr="0042165F">
          <w:rPr>
            <w:rStyle w:val="EntityChar"/>
          </w:rPr>
          <w:t>dimensional_location</w:t>
        </w:r>
        <w:r w:rsidR="00DD1B9A">
          <w:t xml:space="preserve">, such as dimensions A, A2, and A3 (see Figure A2). In these three examples, the dimension is a length measure between datum feature C and one of the parallel surfaces on the body of the package.  </w:t>
        </w:r>
      </w:ins>
      <w:del w:id="224" w:author="Thomas Thurman" w:date="2013-06-14T23:48:00Z">
        <w:r w:rsidDel="00DD1B9A">
          <w:delText>In fact, t</w:delText>
        </w:r>
      </w:del>
      <w:ins w:id="225" w:author="Thomas Thurman" w:date="2013-06-14T23:48:00Z">
        <w:r w:rsidR="00DD1B9A">
          <w:t>T</w:t>
        </w:r>
      </w:ins>
      <w:r>
        <w:t xml:space="preserve">he </w:t>
      </w:r>
      <w:r w:rsidRPr="0042165F">
        <w:rPr>
          <w:rStyle w:val="EntityChar"/>
        </w:rPr>
        <w:t>dimensional_location</w:t>
      </w:r>
      <w:r>
        <w:t xml:space="preserve"> is a subtype of a </w:t>
      </w:r>
      <w:r w:rsidRPr="0042165F">
        <w:rPr>
          <w:rStyle w:val="EntityChar"/>
        </w:rPr>
        <w:t>shape_aspect_relationship</w:t>
      </w:r>
      <w:r>
        <w:t xml:space="preserve">. </w:t>
      </w:r>
      <w:r w:rsidR="00CD0756">
        <w:t xml:space="preserve">The </w:t>
      </w:r>
      <w:r w:rsidR="00381BE9" w:rsidRPr="00381BE9">
        <w:rPr>
          <w:rFonts w:ascii="Courier New" w:hAnsi="Courier New"/>
          <w:sz w:val="20"/>
        </w:rPr>
        <w:t>id</w:t>
      </w:r>
      <w:r w:rsidR="00CD0756">
        <w:t xml:space="preserve"> attribute </w:t>
      </w:r>
      <w:r w:rsidR="00CD0756" w:rsidRPr="003E4190">
        <w:rPr>
          <w:rStyle w:val="EntityChar"/>
        </w:rPr>
        <w:t>dimensi</w:t>
      </w:r>
      <w:r w:rsidR="00CD0756">
        <w:rPr>
          <w:rStyle w:val="EntityChar"/>
        </w:rPr>
        <w:t xml:space="preserve">onal_location inherits from shape_aspect_relationship </w:t>
      </w:r>
      <w:r w:rsidR="00CD0756" w:rsidRPr="00381BE9">
        <w:rPr>
          <w:rStyle w:val="EntityChar"/>
          <w:rFonts w:asciiTheme="minorHAnsi" w:hAnsiTheme="minorHAnsi"/>
          <w:sz w:val="22"/>
        </w:rPr>
        <w:t xml:space="preserve">is required to be unique within </w:t>
      </w:r>
      <w:r w:rsidR="00381BE9">
        <w:rPr>
          <w:rStyle w:val="EntityChar"/>
          <w:rFonts w:asciiTheme="minorHAnsi" w:hAnsiTheme="minorHAnsi"/>
          <w:sz w:val="22"/>
        </w:rPr>
        <w:t>the</w:t>
      </w:r>
      <w:r w:rsidR="00CD0756">
        <w:rPr>
          <w:rStyle w:val="EntityChar"/>
        </w:rPr>
        <w:t xml:space="preserve"> product_definition_shape</w:t>
      </w:r>
      <w:r w:rsidR="00381BE9">
        <w:rPr>
          <w:rStyle w:val="EntityChar"/>
        </w:rPr>
        <w:t xml:space="preserve"> </w:t>
      </w:r>
      <w:r w:rsidR="00381BE9" w:rsidRPr="00381BE9">
        <w:rPr>
          <w:rStyle w:val="EntityChar"/>
          <w:rFonts w:asciiTheme="minorHAnsi" w:hAnsiTheme="minorHAnsi"/>
          <w:sz w:val="22"/>
        </w:rPr>
        <w:t>referenced through the path beginning with the</w:t>
      </w:r>
      <w:r w:rsidR="00381BE9">
        <w:rPr>
          <w:rStyle w:val="EntityChar"/>
        </w:rPr>
        <w:t xml:space="preserve"> relating </w:t>
      </w:r>
      <w:r w:rsidR="00381BE9" w:rsidRPr="00381BE9">
        <w:rPr>
          <w:rStyle w:val="EntityChar"/>
          <w:rFonts w:asciiTheme="minorHAnsi" w:hAnsiTheme="minorHAnsi"/>
          <w:sz w:val="22"/>
        </w:rPr>
        <w:t>attribute inherited from</w:t>
      </w:r>
      <w:r w:rsidR="00381BE9">
        <w:rPr>
          <w:rStyle w:val="EntityChar"/>
        </w:rPr>
        <w:t xml:space="preserve"> shape_aspect_relationship </w:t>
      </w:r>
      <w:r w:rsidR="00381BE9" w:rsidRPr="00381BE9">
        <w:rPr>
          <w:rStyle w:val="EntityChar"/>
          <w:rFonts w:asciiTheme="minorHAnsi" w:hAnsiTheme="minorHAnsi"/>
          <w:sz w:val="22"/>
        </w:rPr>
        <w:t>and ending at the relevant</w:t>
      </w:r>
      <w:r w:rsidR="00381BE9">
        <w:rPr>
          <w:rStyle w:val="EntityChar"/>
        </w:rPr>
        <w:t xml:space="preserve"> product_definition_shape</w:t>
      </w:r>
      <w:r w:rsidR="00CD0756">
        <w:rPr>
          <w:rStyle w:val="EntityChar"/>
        </w:rPr>
        <w:t xml:space="preserve">. </w:t>
      </w:r>
      <w:del w:id="226" w:author="Thomas Thurman" w:date="2013-06-14T23:47:00Z">
        <w:r w:rsidDel="00DD1B9A">
          <w:delText xml:space="preserve">In the DO-214_AB example, there are several dimensions populated as a </w:delText>
        </w:r>
        <w:r w:rsidRPr="0042165F" w:rsidDel="00DD1B9A">
          <w:rPr>
            <w:rStyle w:val="EntityChar"/>
          </w:rPr>
          <w:delText>dimensional_location</w:delText>
        </w:r>
        <w:r w:rsidDel="00DD1B9A">
          <w:delText xml:space="preserve">, such as dimensions A, A2, and A3 (see Figure A2). In these three examples, the dimension is a length measure between datum feature C and one of the parallel surfaces on the body of the </w:delText>
        </w:r>
        <w:r w:rsidR="00CF3A45" w:rsidDel="00DD1B9A">
          <w:delText>package.</w:delText>
        </w:r>
        <w:r w:rsidR="004F79B8" w:rsidDel="00DD1B9A">
          <w:delText xml:space="preserve"> </w:delText>
        </w:r>
      </w:del>
      <w:r w:rsidR="004F79B8">
        <w:t xml:space="preserve">Figure 9 illustrates a dimensional_location and corresponding shape_dimension_representation for dimension A (the overall package height) in the DO-214_AB package. The representation of the value of the dimension, through the use of one or more </w:t>
      </w:r>
      <w:r w:rsidR="004F79B8" w:rsidRPr="004F79B8">
        <w:rPr>
          <w:rStyle w:val="EntityChar"/>
        </w:rPr>
        <w:t>qualified_representation_item</w:t>
      </w:r>
      <w:r w:rsidR="004F79B8">
        <w:t xml:space="preserve"> is identical to the case of the </w:t>
      </w:r>
      <w:r w:rsidR="004F79B8" w:rsidRPr="004F79B8">
        <w:rPr>
          <w:rStyle w:val="EntityChar"/>
        </w:rPr>
        <w:t>dimensional_size</w:t>
      </w:r>
      <w:r w:rsidR="004F79B8">
        <w:t>.</w:t>
      </w:r>
    </w:p>
    <w:p w:rsidR="00AE0015" w:rsidRDefault="00AE0015" w:rsidP="00AE0015">
      <w:pPr>
        <w:pStyle w:val="Heading2"/>
      </w:pPr>
      <w:r>
        <w:t>Geometric_tolerance</w:t>
      </w:r>
    </w:p>
    <w:p w:rsidR="00FD48E6" w:rsidDel="008D7EFF" w:rsidRDefault="00FD48E6" w:rsidP="00AE0015">
      <w:pPr>
        <w:rPr>
          <w:del w:id="227" w:author="Thomas Thurman" w:date="2012-05-20T10:43:00Z"/>
        </w:rPr>
      </w:pPr>
      <w:del w:id="228" w:author="Thomas Thurman" w:date="2012-05-20T10:43:00Z">
        <w:r w:rsidDel="008D7EFF">
          <w:delText>Comments on figure 10</w:delText>
        </w:r>
      </w:del>
    </w:p>
    <w:p w:rsidR="00FD48E6" w:rsidDel="008D7EFF" w:rsidRDefault="00393A68" w:rsidP="00AE0015">
      <w:pPr>
        <w:rPr>
          <w:del w:id="229" w:author="Thomas Thurman" w:date="2012-05-20T10:43:00Z"/>
        </w:rPr>
      </w:pPr>
      <w:del w:id="230" w:author="Thomas Thurman" w:date="2012-05-20T10:43:00Z">
        <w:r w:rsidDel="008D7EFF">
          <w:delText>CCCC</w:delText>
        </w:r>
        <w:r w:rsidR="00FD48E6" w:rsidDel="008D7EFF">
          <w:delText xml:space="preserve">#1729 </w:delText>
        </w:r>
        <w:r w:rsidR="007158C9" w:rsidDel="008D7EFF">
          <w:delText>change the symbol for</w:delText>
        </w:r>
        <w:r w:rsidR="00FD48E6" w:rsidDel="008D7EFF">
          <w:delText xml:space="preserve"> the simple_datum_reference_modifier</w:delText>
        </w:r>
        <w:r w:rsidR="007158C9" w:rsidDel="008D7EFF">
          <w:delText xml:space="preserve"> to an enumeration symbol </w:delText>
        </w:r>
        <w:r w:rsidR="0088715D" w:rsidDel="008D7EFF">
          <w:delText xml:space="preserve">(I.e, the vertical bar inside the box is on the right hand end) </w:delText>
        </w:r>
        <w:r w:rsidDel="008D7EFF">
          <w:delText>and use the word ‘orientation’</w:delText>
        </w:r>
        <w:r w:rsidR="00FD48E6" w:rsidDel="008D7EFF">
          <w:delText>.</w:delText>
        </w:r>
      </w:del>
    </w:p>
    <w:p w:rsidR="00FD48E6" w:rsidDel="008D7EFF" w:rsidRDefault="00FD48E6" w:rsidP="00AE0015">
      <w:pPr>
        <w:rPr>
          <w:del w:id="231" w:author="Thomas Thurman" w:date="2012-05-20T10:43:00Z"/>
        </w:rPr>
      </w:pPr>
      <w:del w:id="232" w:author="Thomas Thurman" w:date="2012-05-20T10:43:00Z">
        <w:r w:rsidDel="008D7EFF">
          <w:delText>Comments on figure 11</w:delText>
        </w:r>
      </w:del>
    </w:p>
    <w:p w:rsidR="00393A68" w:rsidDel="008D7EFF" w:rsidRDefault="00393A68" w:rsidP="00AE0015">
      <w:pPr>
        <w:rPr>
          <w:del w:id="233" w:author="Thomas Thurman" w:date="2012-05-20T10:43:00Z"/>
        </w:rPr>
      </w:pPr>
      <w:del w:id="234" w:author="Thomas Thurman" w:date="2012-05-20T10:43:00Z">
        <w:r w:rsidDel="008D7EFF">
          <w:delText>CCCC</w:delText>
        </w:r>
        <w:r w:rsidR="00FD48E6" w:rsidDel="008D7EFF">
          <w:delText>#1722 composite_group_shape_aspect swap name and description</w:delText>
        </w:r>
      </w:del>
    </w:p>
    <w:p w:rsidR="00FD48E6" w:rsidDel="008D7EFF" w:rsidRDefault="007442C5" w:rsidP="00AE0015">
      <w:pPr>
        <w:rPr>
          <w:del w:id="235" w:author="Thomas Thurman" w:date="2012-05-20T10:43:00Z"/>
        </w:rPr>
      </w:pPr>
      <w:del w:id="236" w:author="Thomas Thurman" w:date="2012-05-20T10:43:00Z">
        <w:r w:rsidDel="008D7EFF">
          <w:delText>CCCC</w:delText>
        </w:r>
        <w:r w:rsidR="00933DEF" w:rsidDel="008D7EFF">
          <w:delText>B-#1722 is in the role of relating_shape_aspect for the two sar that specify #1722. The roles of #1703, #1704 are ‘related_shape_aspect’.</w:delText>
        </w:r>
      </w:del>
    </w:p>
    <w:p w:rsidR="00A33BB3" w:rsidDel="008D7EFF" w:rsidRDefault="00393A68" w:rsidP="00AE0015">
      <w:pPr>
        <w:rPr>
          <w:del w:id="237" w:author="Thomas Thurman" w:date="2012-05-20T10:43:00Z"/>
        </w:rPr>
      </w:pPr>
      <w:del w:id="238" w:author="Thomas Thurman" w:date="2012-05-20T10:43:00Z">
        <w:r w:rsidDel="008D7EFF">
          <w:delText>CCCC</w:delText>
        </w:r>
        <w:r w:rsidR="00FD48E6" w:rsidDel="008D7EFF">
          <w:delText xml:space="preserve">#1711 </w:delText>
        </w:r>
        <w:r w:rsidR="00A33BB3" w:rsidDel="008D7EFF">
          <w:delText>change</w:delText>
        </w:r>
        <w:r w:rsidR="00FD48E6" w:rsidDel="008D7EFF">
          <w:delText xml:space="preserve"> this </w:delText>
        </w:r>
        <w:r w:rsidR="00A33BB3" w:rsidDel="008D7EFF">
          <w:delText xml:space="preserve">to </w:delText>
        </w:r>
        <w:r w:rsidR="00FD48E6" w:rsidDel="008D7EFF">
          <w:delText>a composite_</w:delText>
        </w:r>
        <w:r w:rsidR="00A33BB3" w:rsidDel="008D7EFF">
          <w:delText xml:space="preserve">unit_shape_aspect because it represents the two opposing faces of one terminal and will probably be referenced as a datum_feature. </w:delText>
        </w:r>
      </w:del>
    </w:p>
    <w:p w:rsidR="00FD48E6" w:rsidDel="008D7EFF" w:rsidRDefault="00A33BB3" w:rsidP="00AE0015">
      <w:pPr>
        <w:rPr>
          <w:del w:id="239" w:author="Thomas Thurman" w:date="2012-05-20T10:43:00Z"/>
        </w:rPr>
      </w:pPr>
      <w:del w:id="240" w:author="Thomas Thurman" w:date="2012-05-20T10:43:00Z">
        <w:r w:rsidDel="008D7EFF">
          <w:delText>CCCC#1711</w:delText>
        </w:r>
        <w:r w:rsidR="00FD48E6" w:rsidDel="008D7EFF">
          <w:delText>Name and description need to be swapped.</w:delText>
        </w:r>
      </w:del>
    </w:p>
    <w:p w:rsidR="00AE0015" w:rsidRDefault="000150D6" w:rsidP="00AE0015">
      <w:r>
        <w:t xml:space="preserve">STEP supports the representation of specific tolerance types through subtypes of </w:t>
      </w:r>
      <w:r w:rsidR="00D61F06" w:rsidRPr="00D61F06">
        <w:rPr>
          <w:rFonts w:ascii="Courier New" w:hAnsi="Courier New"/>
          <w:sz w:val="20"/>
        </w:rPr>
        <w:t>geometric_tolerance</w:t>
      </w:r>
      <w:r>
        <w:t xml:space="preserve">. The JEDEC package models contain </w:t>
      </w:r>
      <w:del w:id="241" w:author="Thomas Thurman" w:date="2013-06-14T17:14:00Z">
        <w:r w:rsidDel="00C97DD0">
          <w:delText xml:space="preserve">specific </w:delText>
        </w:r>
      </w:del>
      <w:r>
        <w:t xml:space="preserve">examples of several of these tolerance representations, including </w:t>
      </w:r>
      <w:r w:rsidRPr="000150D6">
        <w:rPr>
          <w:rStyle w:val="EntityChar"/>
        </w:rPr>
        <w:t>position_tolerance</w:t>
      </w:r>
      <w:r>
        <w:t xml:space="preserve">, </w:t>
      </w:r>
      <w:r w:rsidRPr="000150D6">
        <w:rPr>
          <w:rStyle w:val="EntityChar"/>
        </w:rPr>
        <w:t>surface_profile_tolerance</w:t>
      </w:r>
      <w:r>
        <w:t xml:space="preserve">, and </w:t>
      </w:r>
      <w:r w:rsidRPr="000150D6">
        <w:rPr>
          <w:rStyle w:val="EntityChar"/>
        </w:rPr>
        <w:t>parallelism_tolerance</w:t>
      </w:r>
      <w:r>
        <w:t xml:space="preserve">. Many times, the specific tolerance type will be instantiated as a complex with </w:t>
      </w:r>
      <w:r w:rsidRPr="00986C2D">
        <w:rPr>
          <w:rStyle w:val="EntityChar"/>
        </w:rPr>
        <w:t>geometric_tolerance_with_datum_reference</w:t>
      </w:r>
      <w:r>
        <w:t xml:space="preserve"> and/or </w:t>
      </w:r>
      <w:r w:rsidRPr="00986C2D">
        <w:rPr>
          <w:rStyle w:val="EntityChar"/>
        </w:rPr>
        <w:t>modified_geometric_tolerance</w:t>
      </w:r>
      <w:r>
        <w:t>,</w:t>
      </w:r>
      <w:r w:rsidR="00E745DE">
        <w:t xml:space="preserve"> or may be </w:t>
      </w:r>
      <w:ins w:id="242" w:author="Thomas Thurman" w:date="2013-06-14T17:15:00Z">
        <w:r w:rsidR="00C97DD0">
          <w:t xml:space="preserve">instantiated </w:t>
        </w:r>
      </w:ins>
      <w:r w:rsidR="00E745DE">
        <w:t xml:space="preserve">with </w:t>
      </w:r>
      <w:r w:rsidR="00E745DE" w:rsidRPr="00E745DE">
        <w:rPr>
          <w:rFonts w:ascii="Courier New" w:hAnsi="Courier New"/>
          <w:sz w:val="20"/>
        </w:rPr>
        <w:t>geometric_tolerance_with_modifiers</w:t>
      </w:r>
      <w:r w:rsidR="00E745DE">
        <w:t xml:space="preserve"> </w:t>
      </w:r>
      <w:r>
        <w:t xml:space="preserve">as described in the </w:t>
      </w:r>
      <w:r w:rsidR="00B670FF">
        <w:t>PMIRP</w:t>
      </w:r>
      <w:r>
        <w:t xml:space="preserve">. </w:t>
      </w:r>
      <w:r w:rsidR="00986C2D">
        <w:t xml:space="preserve">Figures 10 and 11 demonstrate the population of a position tolerance with both a reference to a datum system and a tolerance modifier (least material condition). This particular tolerance controls the position of the center plane of each of the terminals independently, with respect to the established datum system. For this reason, the tolerance is associated with a </w:t>
      </w:r>
      <w:r w:rsidR="00986C2D" w:rsidRPr="00986C2D">
        <w:rPr>
          <w:rStyle w:val="EntityChar"/>
        </w:rPr>
        <w:t>composite_group_shape_aspect</w:t>
      </w:r>
      <w:r w:rsidR="00986C2D">
        <w:t xml:space="preserve">, </w:t>
      </w:r>
      <w:del w:id="243" w:author="Thomas Thurman" w:date="2013-06-15T00:04:00Z">
        <w:r w:rsidR="00986C2D" w:rsidDel="001370AA">
          <w:delText xml:space="preserve">which </w:delText>
        </w:r>
      </w:del>
      <w:ins w:id="244" w:author="Thomas Thurman" w:date="2013-06-15T00:04:00Z">
        <w:r w:rsidR="001370AA">
          <w:t>that</w:t>
        </w:r>
        <w:r w:rsidR="001370AA">
          <w:t xml:space="preserve"> </w:t>
        </w:r>
      </w:ins>
      <w:r w:rsidR="00986C2D">
        <w:t xml:space="preserve">is </w:t>
      </w:r>
      <w:del w:id="245" w:author="Thomas Thurman" w:date="2013-06-15T00:04:00Z">
        <w:r w:rsidR="00986C2D" w:rsidDel="001370AA">
          <w:delText>in turn composed</w:delText>
        </w:r>
      </w:del>
      <w:ins w:id="246" w:author="Thomas Thurman" w:date="2013-06-15T00:04:00Z">
        <w:r w:rsidR="001370AA">
          <w:t>an aggregate</w:t>
        </w:r>
      </w:ins>
      <w:r w:rsidR="00986C2D">
        <w:t xml:space="preserve"> of </w:t>
      </w:r>
      <w:ins w:id="247" w:author="Thomas Thurman" w:date="2013-06-15T00:04:00Z">
        <w:r w:rsidR="001370AA">
          <w:t>two</w:t>
        </w:r>
      </w:ins>
      <w:del w:id="248" w:author="Thomas Thurman" w:date="2013-06-15T00:04:00Z">
        <w:r w:rsidR="00986C2D" w:rsidDel="001370AA">
          <w:delText>a</w:delText>
        </w:r>
      </w:del>
      <w:r w:rsidR="00986C2D">
        <w:t xml:space="preserve"> </w:t>
      </w:r>
      <w:r w:rsidR="00986C2D" w:rsidRPr="00986C2D">
        <w:rPr>
          <w:rStyle w:val="EntityChar"/>
        </w:rPr>
        <w:t>centre_of_symmetry</w:t>
      </w:r>
      <w:ins w:id="249" w:author="Thomas Thurman" w:date="2013-06-15T00:04:00Z">
        <w:r w:rsidR="001370AA">
          <w:rPr>
            <w:rStyle w:val="EntityChar"/>
          </w:rPr>
          <w:t xml:space="preserve">, one </w:t>
        </w:r>
      </w:ins>
      <w:del w:id="250" w:author="Thomas Thurman" w:date="2013-06-15T00:04:00Z">
        <w:r w:rsidR="00986C2D" w:rsidDel="001370AA">
          <w:delText xml:space="preserve"> </w:delText>
        </w:r>
      </w:del>
      <w:r w:rsidR="00986C2D">
        <w:t xml:space="preserve">for each of the two terminals in the package. </w:t>
      </w:r>
      <w:ins w:id="251" w:author="Thomas Thurman" w:date="2013-06-15T00:05:00Z">
        <w:r w:rsidR="001370AA">
          <w:t xml:space="preserve">Note that only one of the terminals (#1711) and only one plane (#1715) is illustrated in Figure 11. </w:t>
        </w:r>
      </w:ins>
      <w:r w:rsidR="00986C2D">
        <w:t>A variety of other representational examples of geometric tolerances are contained in the populated physical files.</w:t>
      </w:r>
    </w:p>
    <w:p w:rsidR="00F667CE" w:rsidRDefault="00F667CE" w:rsidP="00AE0015"/>
    <w:p w:rsidR="00F667CE" w:rsidRDefault="00F667CE" w:rsidP="00AE0015">
      <w:r>
        <w:t>Future work:</w:t>
      </w:r>
    </w:p>
    <w:p w:rsidR="00F667CE" w:rsidRDefault="00F667CE" w:rsidP="00AE0015">
      <w:r>
        <w:t xml:space="preserve">NIST should work with JEDEC to develop a business case for providing an </w:t>
      </w:r>
      <w:del w:id="252" w:author="Thomas Thurman" w:date="2013-06-14T15:34:00Z">
        <w:r w:rsidDel="009F6A62">
          <w:delText xml:space="preserve">AP210 </w:delText>
        </w:r>
      </w:del>
      <w:ins w:id="253" w:author="Thomas Thurman" w:date="2013-06-14T15:34:00Z">
        <w:r w:rsidR="009F6A62">
          <w:t>AP 210</w:t>
        </w:r>
      </w:ins>
      <w:r>
        <w:t>package model repository for the JEDEC specifications. This computer-interpretable repository could serve as a neutral digital reference model repository</w:t>
      </w:r>
      <w:r w:rsidR="008621C9">
        <w:t xml:space="preserve"> that includes both the current drawings and the related product models</w:t>
      </w:r>
      <w:ins w:id="254" w:author="Thomas Thurman" w:date="2013-06-14T17:09:00Z">
        <w:r w:rsidR="00C97DD0">
          <w:t>.</w:t>
        </w:r>
      </w:ins>
    </w:p>
    <w:p w:rsidR="00986C2D" w:rsidRPr="00AE0015" w:rsidRDefault="00986C2D" w:rsidP="00AE0015"/>
    <w:p w:rsidR="006E2B40" w:rsidRDefault="006E2B40" w:rsidP="00B41564"/>
    <w:p w:rsidR="005977AE" w:rsidRDefault="005977AE" w:rsidP="00B41564"/>
    <w:p w:rsidR="00C17D4E" w:rsidRDefault="00C17D4E" w:rsidP="00B41564"/>
    <w:p w:rsidR="00C17D4E" w:rsidRDefault="00C17D4E" w:rsidP="00B41564"/>
    <w:p w:rsidR="00AB79F0" w:rsidRDefault="00AB79F0">
      <w:r>
        <w:br w:type="page"/>
      </w:r>
      <w:r w:rsidR="00B37764">
        <w:t>5/18</w:t>
      </w:r>
      <w:r>
        <w:t>/2012 change</w:t>
      </w:r>
    </w:p>
    <w:p w:rsidR="00B37764" w:rsidRDefault="00B37764">
      <w:r>
        <w:t xml:space="preserve">1-General for all figures: </w:t>
      </w:r>
    </w:p>
    <w:p w:rsidR="00B37764" w:rsidRDefault="00B37764">
      <w:r>
        <w:t>1a-change ‘single geometric feature’ to ‘unified geometric item’ and it goes on shape_aspect.description.</w:t>
      </w:r>
    </w:p>
    <w:p w:rsidR="00B37764" w:rsidRDefault="00B37764">
      <w:r>
        <w:t>1b-</w:t>
      </w:r>
      <w:r w:rsidRPr="00B37764">
        <w:rPr>
          <w:bCs/>
          <w:iCs/>
        </w:rPr>
        <w:t>remove ‘single element’</w:t>
      </w:r>
      <w:r>
        <w:rPr>
          <w:bCs/>
          <w:iCs/>
        </w:rPr>
        <w:t xml:space="preserve"> string as a shape_aspect by default is a single element.</w:t>
      </w:r>
    </w:p>
    <w:p w:rsidR="00B37764" w:rsidRDefault="00B37764" w:rsidP="00B37764">
      <w:r>
        <w:t xml:space="preserve">2-For figure one: </w:t>
      </w:r>
    </w:p>
    <w:p w:rsidR="00C17D4E" w:rsidRDefault="00B37764" w:rsidP="00B41564">
      <w:r>
        <w:t>2a</w:t>
      </w:r>
      <w:r w:rsidR="00AD5E6B">
        <w:t>-</w:t>
      </w:r>
      <w:r w:rsidR="00AB79F0">
        <w:t xml:space="preserve">Please add the following </w:t>
      </w:r>
      <w:r w:rsidR="004676BA">
        <w:t xml:space="preserve">3 </w:t>
      </w:r>
      <w:r w:rsidR="00AB79F0">
        <w:t>instances to figure one:</w:t>
      </w:r>
    </w:p>
    <w:p w:rsidR="00AB79F0" w:rsidRDefault="00AB79F0" w:rsidP="00AB79F0">
      <w:r>
        <w:t>Package &lt;-</w:t>
      </w:r>
    </w:p>
    <w:p w:rsidR="00AB79F0" w:rsidRDefault="00AB79F0" w:rsidP="00AB79F0">
      <w:r>
        <w:t>product_definition_context_association.definition</w:t>
      </w:r>
    </w:p>
    <w:p w:rsidR="00AB79F0" w:rsidRDefault="00AB79F0" w:rsidP="00AB79F0">
      <w:r>
        <w:t xml:space="preserve">product_definition_context_association </w:t>
      </w:r>
      <w:r w:rsidRPr="00AB79F0">
        <w:rPr>
          <w:color w:val="FF0000"/>
        </w:rPr>
        <w:t>&lt;&lt;&lt;&lt;new instance</w:t>
      </w:r>
    </w:p>
    <w:p w:rsidR="00AB79F0" w:rsidRDefault="00AB79F0" w:rsidP="00AB79F0">
      <w:r>
        <w:t>{product_definition_context_association.role -&gt;</w:t>
      </w:r>
    </w:p>
    <w:p w:rsidR="00AB79F0" w:rsidRDefault="00AB79F0" w:rsidP="00AB79F0">
      <w:r>
        <w:t>product_definition_context_role</w:t>
      </w:r>
      <w:r w:rsidRPr="00AB79F0">
        <w:rPr>
          <w:color w:val="FF0000"/>
        </w:rPr>
        <w:t>&lt;&lt;&lt;new instance</w:t>
      </w:r>
    </w:p>
    <w:p w:rsidR="00AB79F0" w:rsidRDefault="00AB79F0" w:rsidP="00AB79F0">
      <w:r>
        <w:t>product_definition_context_role.name = 'part definition type'}</w:t>
      </w:r>
    </w:p>
    <w:p w:rsidR="00AB79F0" w:rsidRDefault="00AB79F0" w:rsidP="00AB79F0">
      <w:r>
        <w:t>product_definition_context_association.frame_of_reference -&gt;</w:t>
      </w:r>
    </w:p>
    <w:p w:rsidR="004676BA" w:rsidRDefault="004676BA" w:rsidP="00AB79F0">
      <w:r>
        <w:t>product_definition_context</w:t>
      </w:r>
      <w:r w:rsidRPr="004676BA">
        <w:rPr>
          <w:color w:val="FF0000"/>
        </w:rPr>
        <w:t>&lt;&lt;&lt;&lt;new instance</w:t>
      </w:r>
    </w:p>
    <w:p w:rsidR="00AB79F0" w:rsidRDefault="00AB79F0" w:rsidP="00AB79F0">
      <w:r>
        <w:t>product_definition_context.name = 'physical design usage'}</w:t>
      </w:r>
    </w:p>
    <w:p w:rsidR="00AB79F0" w:rsidRDefault="00B37764" w:rsidP="00B41564">
      <w:r>
        <w:t>2b</w:t>
      </w:r>
      <w:r w:rsidR="00AD5E6B">
        <w:t>-Delete the product category with name of ‘package’.</w:t>
      </w:r>
    </w:p>
    <w:p w:rsidR="00C17D4E" w:rsidRDefault="00D61F06" w:rsidP="00B41564">
      <w:r>
        <w:rPr>
          <w:noProof/>
        </w:rPr>
        <w:pict>
          <v:group id="Canvas 22" o:spid="_x0000_s1026" style="position:absolute;margin-left:12pt;margin-top:12pt;width:468pt;height:9in;z-index:251668480;mso-position-horizontal-relative:margin;mso-position-vertical-relative:margin" coordsize="59436,8229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82296;visibility:visible">
              <v:fill o:detectmouseclick="t"/>
              <v:path o:connecttype="none"/>
            </v:shape>
            <v:shapetype id="_x0000_t202" coordsize="21600,21600" o:spt="202" path="m0,0l0,21600,21600,21600,21600,0xe">
              <v:stroke joinstyle="miter"/>
              <v:path gradientshapeok="t" o:connecttype="rect"/>
            </v:shapetype>
            <v:shape id="Text Box 4" o:spid="_x0000_s1028" type="#_x0000_t202" style="position:absolute;top:78381;width:58064;height:23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0xwLwA&#10;AADbAAAADwAAAGRycy9kb3ducmV2LnhtbERPSwrCMBDdC94hjOBGNFX8VqOooLj1c4CxGdtiMylN&#10;tPX2ZiG4fLz/atOYQrypcrllBcNBBII4sTrnVMHteujPQTiPrLGwTAo+5GCzbrdWGGtb85neF5+K&#10;EMIuRgWZ92UspUsyMugGtiQO3MNWBn2AVSp1hXUIN4UcRdFUGsw5NGRY0j6j5Hl5GQWPU92bLOr7&#10;0d9m5/F0h/nsbj9KdTvNdgnCU+P/4p/7pBW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DDTHAvAAAANsAAAAPAAAAAAAAAAAAAAAAAJgCAABkcnMvZG93bnJldi54&#10;bWxQSwUGAAAAAAQABAD1AAAAgQMAAAAA&#10;" stroked="f">
              <v:textbox>
                <w:txbxContent>
                  <w:p w:rsidR="005D0C4A" w:rsidRDefault="005D0C4A" w:rsidP="00C17D4E">
                    <w:pPr>
                      <w:pStyle w:val="NormalWeb"/>
                      <w:spacing w:before="0" w:beforeAutospacing="0" w:after="0" w:afterAutospacing="0"/>
                    </w:pPr>
                    <w:r>
                      <w:rPr>
                        <w:rFonts w:eastAsia="Times New Roman"/>
                        <w:b/>
                        <w:bCs/>
                        <w:sz w:val="20"/>
                        <w:szCs w:val="20"/>
                      </w:rPr>
                      <w:t>Figure 1. Top-level elements in the package model and the three-dimensional shape_representation.</w:t>
                    </w:r>
                  </w:p>
                  <w:p w:rsidR="005D0C4A" w:rsidRDefault="005D0C4A" w:rsidP="00C17D4E">
                    <w:pPr>
                      <w:pStyle w:val="NormalWeb"/>
                      <w:spacing w:before="0" w:beforeAutospacing="0" w:after="200" w:afterAutospacing="0" w:line="276" w:lineRule="auto"/>
                    </w:pPr>
                    <w:r>
                      <w:rPr>
                        <w:rFonts w:ascii="Calibri" w:eastAsia="Calibri" w:hAnsi="Calibri"/>
                        <w:sz w:val="22"/>
                        <w:szCs w:val="22"/>
                      </w:rPr>
                      <w:t> </w:t>
                    </w:r>
                  </w:p>
                </w:txbxContent>
              </v:textbox>
            </v:shape>
            <v:shape id="Picture 21" o:spid="_x0000_s1029" type="#_x0000_t75" style="position:absolute;width:59436;height:7811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NPFDEAAAA2wAAAA8AAABkcnMvZG93bnJldi54bWxEj0FrwkAUhO8F/8PyBG91kxykja4iorS3&#10;1iiot0f2mQ1m34bsauK/7xYKPQ4z8w2zWA22EQ/qfO1YQTpNQBCXTtdcKTgedq9vIHxA1tg4JgVP&#10;8rBajl4WmGvX854eRahEhLDPUYEJoc2l9KUhi37qWuLoXV1nMUTZVVJ32Ee4bWSWJDNpsea4YLCl&#10;jaHyVtytgu3pKz3sL+/372tWNOb50Z/Pl7VSk/GwnoMINIT/8F/7UyvIUvj9En+AX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uNPFDEAAAA2wAAAA8AAAAAAAAAAAAAAAAA&#10;nwIAAGRycy9kb3ducmV2LnhtbFBLBQYAAAAABAAEAPcAAACQAwAAAAA=&#10;">
              <v:imagedata r:id="rId4" o:title=""/>
              <v:path arrowok="t"/>
            </v:shape>
            <w10:wrap type="topAndBottom" anchorx="margin" anchory="margin"/>
          </v:group>
        </w:pict>
      </w:r>
    </w:p>
    <w:p w:rsidR="00C17D4E" w:rsidRDefault="00D61F06" w:rsidP="00B41564">
      <w:r>
        <w:rPr>
          <w:noProof/>
        </w:rPr>
        <w:pict>
          <v:group id="Canvas 27" o:spid="_x0000_s1030" style="position:absolute;margin-left:12pt;margin-top:12pt;width:468pt;height:593.4pt;z-index:251670528;mso-position-horizontal-relative:margin;mso-position-vertical-relative:margin" coordsize="59436,7536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">
            <v:shape id="_x0000_s1031" type="#_x0000_t75" style="position:absolute;width:59436;height:75361;visibility:visible">
              <v:fill o:detectmouseclick="t"/>
              <v:path o:connecttype="none"/>
            </v:shape>
            <v:shape id="Text Box 4" o:spid="_x0000_s1032" type="#_x0000_t202" style="position:absolute;left:609;top:70222;width:58827;height:42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qSWMMA&#10;AADbAAAADwAAAGRycy9kb3ducmV2LnhtbESP3WrCQBSE7wu+w3KE3hTdKPUvugm20JLbqA9wzB6T&#10;YPZsyK4meftuodDLYWa+YQ7pYBrxpM7VlhUs5hEI4sLqmksFl/PXbAvCeWSNjWVSMJKDNJm8HDDW&#10;tuecnidfigBhF6OCyvs2ltIVFRl0c9sSB+9mO4M+yK6UusM+wE0jl1G0lgZrDgsVtvRZUXE/PYyC&#10;W9a/rXb99dtfNvn7+gPrzdWOSr1Oh+MehKfB/4f/2plWsFzB75fwA2T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qSWMMAAADbAAAADwAAAAAAAAAAAAAAAACYAgAAZHJzL2Rv&#10;d25yZXYueG1sUEsFBgAAAAAEAAQA9QAAAIgDAAAAAA==&#10;" stroked="f">
              <v:textbox>
                <w:txbxContent>
                  <w:p w:rsidR="005D0C4A" w:rsidRDefault="005D0C4A" w:rsidP="008B4FBA">
                    <w:pPr>
                      <w:pStyle w:val="NormalWeb"/>
                      <w:spacing w:before="0" w:beforeAutospacing="0" w:after="0" w:afterAutospacing="0"/>
                    </w:pPr>
                    <w:r>
                      <w:rPr>
                        <w:rFonts w:eastAsia="Times New Roman"/>
                        <w:b/>
                        <w:bCs/>
                        <w:sz w:val="20"/>
                        <w:szCs w:val="20"/>
                      </w:rPr>
                      <w:t>Figure 2. A terminal, associated template, and single face shape_aspect  in an ‘assembly’ style representation.</w:t>
                    </w:r>
                  </w:p>
                  <w:p w:rsidR="005D0C4A" w:rsidRDefault="005D0C4A" w:rsidP="008B4FBA">
                    <w:pPr>
                      <w:pStyle w:val="NormalWeb"/>
                      <w:spacing w:before="0" w:beforeAutospacing="0" w:after="200" w:afterAutospacing="0" w:line="276" w:lineRule="auto"/>
                    </w:pPr>
                    <w:r>
                      <w:rPr>
                        <w:rFonts w:ascii="Calibri" w:eastAsia="Calibri" w:hAnsi="Calibri"/>
                        <w:sz w:val="22"/>
                        <w:szCs w:val="22"/>
                      </w:rPr>
                      <w:t> </w:t>
                    </w:r>
                  </w:p>
                </w:txbxContent>
              </v:textbox>
            </v:shape>
            <v:shape id="Picture 26" o:spid="_x0000_s1033" type="#_x0000_t75" style="position:absolute;width:59436;height:6871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IE9bFAAAA2wAAAA8AAABkcnMvZG93bnJldi54bWxEj81rwkAUxO8F/4flCV6Kbir4FV3FSgsW&#10;eqkfB2+P7DMJZt+G3TWJ/71bKPQ4zMxvmNWmM5VoyPnSsoK3UQKCOLO65FzB6fg5nIPwAVljZZkU&#10;PMjDZt17WWGqbcs/1BxCLiKEfYoKihDqVEqfFWTQj2xNHL2rdQZDlC6X2mEb4aaS4ySZSoMlx4UC&#10;a9oVlN0Od6Pg/PE9s5J32fur7xqTtJeJW3wpNeh32yWIQF34D/+191rBeAq/X+IPkOs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6yBPWxQAAANsAAAAPAAAAAAAAAAAAAAAA&#10;AJ8CAABkcnMvZG93bnJldi54bWxQSwUGAAAAAAQABAD3AAAAkQMAAAAA&#10;">
              <v:imagedata r:id="rId5" o:title=""/>
              <v:path arrowok="t"/>
            </v:shape>
            <w10:wrap type="topAndBottom" anchorx="margin" anchory="margin"/>
          </v:group>
        </w:pict>
      </w:r>
    </w:p>
    <w:p w:rsidR="008B4FBA" w:rsidRDefault="008B4FBA" w:rsidP="00B41564"/>
    <w:p w:rsidR="000E7A8E" w:rsidRDefault="00D61F06" w:rsidP="00B41564">
      <w:r>
        <w:rPr>
          <w:noProof/>
        </w:rPr>
        <w:pict>
          <v:group id="Canvas 33" o:spid="_x0000_s1034" style="position:absolute;margin-left:12pt;margin-top:12pt;width:468pt;height:592.2pt;z-index:251672576;mso-position-horizontal-relative:margin;mso-position-vertical-relative:margin" coordsize="59436,7520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">
            <v:shape id="_x0000_s1035" type="#_x0000_t75" style="position:absolute;width:59436;height:75209;visibility:visible">
              <v:fill o:detectmouseclick="t"/>
              <v:path o:connecttype="none"/>
            </v:shape>
            <v:shape id="Text Box 4" o:spid="_x0000_s1036" type="#_x0000_t202" style="position:absolute;left:1800;top:70222;width:56340;height:3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ChsMA&#10;AADbAAAADwAAAGRycy9kb3ducmV2LnhtbESP2WrDMBRE3wv5B3ELfSmxnLTZnCghLaTkNcsH3FjX&#10;C7WujKV4+fuoUMjjMDNnmM2uN5VoqXGlZQWTKAZBnFpdcq7gejmMlyCcR9ZYWSYFAznYbUcvG0y0&#10;7fhE7dnnIkDYJaig8L5OpHRpQQZdZGvi4GW2MeiDbHKpG+wC3FRyGsdzabDksFBgTd8Fpb/nu1GQ&#10;Hbv32aq7/fjr4vQ5/8JycbODUm+v/X4NwlPvn+H/9lEr+JjA35fwA+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gChsMAAADbAAAADwAAAAAAAAAAAAAAAACYAgAAZHJzL2Rv&#10;d25yZXYueG1sUEsFBgAAAAAEAAQA9QAAAIgDAAAAAA==&#10;" stroked="f">
              <v:textbox>
                <w:txbxContent>
                  <w:p w:rsidR="005D0C4A" w:rsidRDefault="005D0C4A" w:rsidP="000E7A8E">
                    <w:pPr>
                      <w:pStyle w:val="NormalWeb"/>
                      <w:spacing w:before="0" w:beforeAutospacing="0" w:after="0" w:afterAutospacing="0"/>
                    </w:pPr>
                    <w:r>
                      <w:rPr>
                        <w:rFonts w:eastAsia="Times New Roman"/>
                        <w:b/>
                        <w:bCs/>
                        <w:sz w:val="20"/>
                        <w:szCs w:val="20"/>
                      </w:rPr>
                      <w:t>Figure 3. The package body and an associated single face shape_aspect in an ‘assembly’ style representation.</w:t>
                    </w:r>
                  </w:p>
                  <w:p w:rsidR="005D0C4A" w:rsidRDefault="005D0C4A" w:rsidP="000E7A8E">
                    <w:pPr>
                      <w:pStyle w:val="NormalWeb"/>
                      <w:spacing w:before="0" w:beforeAutospacing="0" w:after="200" w:afterAutospacing="0" w:line="276" w:lineRule="auto"/>
                    </w:pPr>
                    <w:r>
                      <w:rPr>
                        <w:rFonts w:ascii="Calibri" w:eastAsia="Calibri" w:hAnsi="Calibri"/>
                        <w:sz w:val="22"/>
                        <w:szCs w:val="22"/>
                      </w:rPr>
                      <w:t> </w:t>
                    </w:r>
                  </w:p>
                </w:txbxContent>
              </v:textbox>
            </v:shape>
            <v:shape id="Picture 32" o:spid="_x0000_s1037" type="#_x0000_t75" style="position:absolute;left:1040;width:55805;height:6873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3I6fEAAAA2wAAAA8AAABkcnMvZG93bnJldi54bWxEj0FrwkAUhO+F/oflFXopulFbkegqRRAq&#10;nowF9fbIPpOl2bchu8bor3eFgsdhZr5hZovOVqKlxhvHCgb9BARx7rThQsHvbtWbgPABWWPlmBRc&#10;ycNi/voyw1S7C2+pzUIhIoR9igrKEOpUSp+XZNH3XU0cvZNrLIYom0LqBi8Rbis5TJKxtGg4LpRY&#10;07Kk/C87WwW8P2C7uWWTr7E5HPfm47xefpJS72/d9xREoC48w//tH61gNITHl/gD5Pw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q3I6fEAAAA2wAAAA8AAAAAAAAAAAAAAAAA&#10;nwIAAGRycy9kb3ducmV2LnhtbFBLBQYAAAAABAAEAPcAAACQAwAAAAA=&#10;">
              <v:imagedata r:id="rId6" o:title=""/>
              <v:path arrowok="t"/>
            </v:shape>
            <w10:wrap type="topAndBottom" anchorx="margin" anchory="margin"/>
          </v:group>
        </w:pict>
      </w:r>
    </w:p>
    <w:p w:rsidR="000E7A8E" w:rsidRDefault="000E7A8E" w:rsidP="00B41564"/>
    <w:p w:rsidR="008A2876" w:rsidRDefault="008A2876"/>
    <w:p w:rsidR="00FC02F7" w:rsidDel="00AC4788" w:rsidRDefault="00C57A32" w:rsidP="00FC02F7">
      <w:pPr>
        <w:rPr>
          <w:del w:id="255" w:author="Thomas Thurman" w:date="2013-06-14T23:24:00Z"/>
        </w:rPr>
      </w:pPr>
      <w:r>
        <w:rPr>
          <w:color w:val="FF0000"/>
        </w:rPr>
        <w:t>Figure 5 correction</w:t>
      </w:r>
      <w:r w:rsidR="008A2876">
        <w:rPr>
          <w:color w:val="FF0000"/>
        </w:rPr>
        <w:t>s</w:t>
      </w:r>
      <w:r>
        <w:rPr>
          <w:color w:val="FF0000"/>
        </w:rPr>
        <w:t xml:space="preserve">: </w:t>
      </w:r>
      <w:del w:id="256" w:author="Thomas Thurman" w:date="2013-06-14T17:36:00Z">
        <w:r w:rsidRPr="00C57A32" w:rsidDel="00B07F2D">
          <w:rPr>
            <w:color w:val="FF0000"/>
          </w:rPr>
          <w:delText>DDDD</w:delText>
        </w:r>
      </w:del>
      <w:r w:rsidRPr="00C57A32">
        <w:rPr>
          <w:rStyle w:val="EntityChar"/>
          <w:color w:val="FF0000"/>
        </w:rPr>
        <w:t>composite_unit_shape_aspect+dimensional_size_with_datum_feature+composite_shape_aspect+shape_aspect</w:t>
      </w:r>
      <w:r w:rsidRPr="00AC4788">
        <w:rPr>
          <w:rStyle w:val="EntityChar"/>
          <w:rPrChange w:id="257" w:author="Thomas Thurman" w:date="2013-06-14T23:24:00Z">
            <w:rPr>
              <w:color w:val="FF0000"/>
            </w:rPr>
          </w:rPrChange>
        </w:rPr>
        <w:t xml:space="preserve"> </w:t>
      </w:r>
      <w:ins w:id="258" w:author="Thomas Thurman" w:date="2013-06-14T23:23:00Z">
        <w:r w:rsidR="00AC4788" w:rsidRPr="00AC4788">
          <w:rPr>
            <w:rStyle w:val="EntityChar"/>
            <w:rPrChange w:id="259" w:author="Thomas Thurman" w:date="2013-06-14T23:24:00Z">
              <w:rPr>
                <w:color w:val="FF0000"/>
              </w:rPr>
            </w:rPrChange>
          </w:rPr>
          <w:t>+symmetric_shape_aspect+datum_feature+dimensional_size</w:t>
        </w:r>
      </w:ins>
      <w:r w:rsidRPr="00C57A32">
        <w:rPr>
          <w:color w:val="FF0000"/>
        </w:rPr>
        <w:t>(</w:t>
      </w:r>
      <w:r w:rsidRPr="00C57A32">
        <w:rPr>
          <w:rStyle w:val="EntityChar"/>
          <w:color w:val="FF0000"/>
        </w:rPr>
        <w:t>#1646</w:t>
      </w:r>
      <w:r w:rsidRPr="00C57A32">
        <w:rPr>
          <w:color w:val="FF0000"/>
        </w:rPr>
        <w:t>)</w:t>
      </w:r>
      <w:r>
        <w:t>;</w:t>
      </w:r>
    </w:p>
    <w:p w:rsidR="00C57A32" w:rsidRPr="008A2876" w:rsidRDefault="008A2876" w:rsidP="00B41564">
      <w:pPr>
        <w:rPr>
          <w:color w:val="FF0000"/>
        </w:rPr>
      </w:pPr>
      <w:del w:id="260" w:author="Thomas Thurman" w:date="2013-06-14T17:36:00Z">
        <w:r w:rsidDel="00B07F2D">
          <w:rPr>
            <w:color w:val="FF0000"/>
          </w:rPr>
          <w:delText>DDDD</w:delText>
        </w:r>
      </w:del>
      <w:r w:rsidR="00C57A32" w:rsidRPr="008A2876">
        <w:rPr>
          <w:color w:val="FF0000"/>
        </w:rPr>
        <w:t>‘dimension E1 and datum feature B’ should be on shape_aspect.id. ‘feature of size’ should be on description.</w:t>
      </w:r>
    </w:p>
    <w:p w:rsidR="00B41564" w:rsidRPr="00B41564" w:rsidRDefault="00C57A32" w:rsidP="00B41564">
      <w:r>
        <w:t xml:space="preserve"> </w:t>
      </w:r>
      <w:r w:rsidR="00D61F06">
        <w:rPr>
          <w:noProof/>
        </w:rPr>
        <w:pict>
          <v:group id="Canvas 17" o:spid="_x0000_s1038" style="position:absolute;margin-left:0;margin-top:0;width:468pt;height:497.4pt;z-index:251666432;mso-position-horizontal:left;mso-position-horizontal-relative:margin;mso-position-vertical:top;mso-position-vertical-relative:margin" coordsize="59436,6316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">
            <v:shape id="_x0000_s1039" type="#_x0000_t75" style="position:absolute;width:59436;height:63169;visibility:visible">
              <v:fill o:detectmouseclick="t"/>
              <v:path o:connecttype="none"/>
            </v:shape>
            <v:shape id="Text Box 4" o:spid="_x0000_s1040" type="#_x0000_t202" style="position:absolute;left:1800;top:56125;width:56340;height:59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6Tz8AA&#10;AADaAAAADwAAAGRycy9kb3ducmV2LnhtbERPzWqDQBC+B/oOyxRyCXVtSE1rskpbSMlVmwcY3YlK&#10;3Flxt9G8fTdQ6Gn4+H5nn8+mF1caXWdZwXMUgyCure64UXD6Pjy9gnAeWWNvmRTcyEGePSz2mGo7&#10;cUHX0jcihLBLUUHr/ZBK6eqWDLrIDsSBO9vRoA9wbKQecQrhppfrOE6kwY5DQ4sDfbZUX8ofo+B8&#10;nFYvb1P15U/bYpN8YLet7E2p5eP8vgPhafb/4j/3UYf5cH/lfmX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6Tz8AAAADaAAAADwAAAAAAAAAAAAAAAACYAgAAZHJzL2Rvd25y&#10;ZXYueG1sUEsFBgAAAAAEAAQA9QAAAIUDAAAAAA==&#10;" stroked="f">
              <v:textbox>
                <w:txbxContent>
                  <w:p w:rsidR="005D0C4A" w:rsidRDefault="005D0C4A" w:rsidP="00075748">
                    <w:pPr>
                      <w:pStyle w:val="NormalWeb"/>
                      <w:spacing w:before="0" w:beforeAutospacing="0" w:after="0" w:afterAutospacing="0"/>
                    </w:pPr>
                    <w:r>
                      <w:rPr>
                        <w:rFonts w:eastAsia="Times New Roman"/>
                        <w:b/>
                        <w:bCs/>
                        <w:sz w:val="20"/>
                        <w:szCs w:val="20"/>
                      </w:rPr>
                      <w:t>Figure 4. Associations between a single face and a shape aspect of the package in a single-solid representation. A single face may be related to a terminal or the package body as well as a shape_aspect contributing to a GD&amp;T annotation.</w:t>
                    </w:r>
                  </w:p>
                  <w:p w:rsidR="005D0C4A" w:rsidRDefault="005D0C4A" w:rsidP="00075748">
                    <w:pPr>
                      <w:pStyle w:val="NormalWeb"/>
                      <w:spacing w:before="0" w:beforeAutospacing="0" w:after="200" w:afterAutospacing="0" w:line="276" w:lineRule="auto"/>
                    </w:pPr>
                    <w:r>
                      <w:rPr>
                        <w:rFonts w:ascii="Calibri" w:eastAsia="Calibri" w:hAnsi="Calibri"/>
                        <w:sz w:val="22"/>
                        <w:szCs w:val="22"/>
                      </w:rPr>
                      <w:t> </w:t>
                    </w:r>
                  </w:p>
                </w:txbxContent>
              </v:textbox>
            </v:shape>
            <v:shape id="Picture 34" o:spid="_x0000_s1041" type="#_x0000_t75" style="position:absolute;width:59436;height:5390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ijZvDAAAA2wAAAA8AAABkcnMvZG93bnJldi54bWxEj0FrwkAUhO+C/2F5Qm9mUy1So6u0QqU3&#10;rQ2It2f2mYRm38bsauK/dwWhx2Hmm2Hmy85U4kqNKy0reI1iEMSZ1SXnCtLfr+E7COeRNVaWScGN&#10;HCwX/d4cE21b/qHrzucilLBLUEHhfZ1I6bKCDLrI1sTBO9nGoA+yyaVusA3lppKjOJ5IgyWHhQJr&#10;WhWU/e0uRsE43fLxsM7HbpKt9t10g+lne1bqZdB9zEB46vx/+El/68C9weNL+AFyc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aKNm8MAAADbAAAADwAAAAAAAAAAAAAAAACf&#10;AgAAZHJzL2Rvd25yZXYueG1sUEsFBgAAAAAEAAQA9wAAAI8DAAAAAA==&#10;">
              <v:imagedata r:id="rId7" o:title=""/>
              <v:path arrowok="t"/>
            </v:shape>
            <w10:wrap type="topAndBottom" anchorx="margin" anchory="margin"/>
          </v:group>
        </w:pict>
      </w:r>
    </w:p>
    <w:p w:rsidR="00CA2FA2" w:rsidRPr="003F2F18" w:rsidRDefault="00D61F06">
      <w:pPr>
        <w:rPr>
          <w:color w:val="FF0000"/>
        </w:rPr>
      </w:pPr>
      <w:r w:rsidRPr="00D61F06">
        <w:rPr>
          <w:noProof/>
        </w:rPr>
        <w:pict>
          <v:group id="Canvas 44" o:spid="_x0000_s1042" style="position:absolute;margin-left:0;margin-top:0;width:468pt;height:9in;z-index:251664384;mso-position-horizontal:left;mso-position-horizontal-relative:margin;mso-position-vertical:top;mso-position-vertical-relative:margin" coordsize="59436,82296" o:gfxdata="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">
            <v:shape id="_x0000_s1043" type="#_x0000_t75" style="position:absolute;width:59436;height:82296;visibility:visible">
              <v:fill o:detectmouseclick="t"/>
              <v:path o:connecttype="none"/>
            </v:shape>
            <v:shape id="Text Box 4" o:spid="_x0000_s1044" type="#_x0000_t202" style="position:absolute;left:1800;top:78381;width:47491;height:23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5x+8QA&#10;AADbAAAADwAAAGRycy9kb3ducmV2LnhtbESPzWrDMBCE74W8g9hALyWWU9z8OJFNWmjJNT8PsLY2&#10;tom1MpYa229fFQo9DjPzDbPPR9OKB/WusaxgGcUgiEurG64UXC+fiw0I55E1tpZJwUQO8mz2tMdU&#10;24FP9Dj7SgQIuxQV1N53qZSurMmgi2xHHLyb7Q36IPtK6h6HADetfI3jlTTYcFiosaOPmsr7+dso&#10;uB2Hl7ftUHz56/qUrN6xWRd2Uup5Ph52IDyN/j/81z5qBckSfr+EHy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ecfvEAAAA2wAAAA8AAAAAAAAAAAAAAAAAmAIAAGRycy9k&#10;b3ducmV2LnhtbFBLBQYAAAAABAAEAPUAAACJAwAAAAA=&#10;" stroked="f">
              <v:textbox>
                <w:txbxContent>
                  <w:p w:rsidR="005D0C4A" w:rsidRDefault="005D0C4A" w:rsidP="00CA2FA2">
                    <w:pPr>
                      <w:pStyle w:val="NormalWeb"/>
                      <w:spacing w:before="0" w:beforeAutospacing="0" w:after="0" w:afterAutospacing="0"/>
                    </w:pPr>
                    <w:r>
                      <w:rPr>
                        <w:rFonts w:eastAsia="Times New Roman"/>
                        <w:b/>
                        <w:bCs/>
                        <w:sz w:val="20"/>
                        <w:szCs w:val="20"/>
                      </w:rPr>
                      <w:t>Figure 5. Datum B and Dimension E1 – DO-214_AB (single solid).</w:t>
                    </w:r>
                  </w:p>
                  <w:p w:rsidR="005D0C4A" w:rsidRDefault="005D0C4A" w:rsidP="00CA2FA2">
                    <w:pPr>
                      <w:pStyle w:val="NormalWeb"/>
                      <w:spacing w:before="0" w:beforeAutospacing="0" w:after="200" w:afterAutospacing="0" w:line="276" w:lineRule="auto"/>
                    </w:pPr>
                    <w:r>
                      <w:rPr>
                        <w:rFonts w:ascii="Calibri" w:eastAsia="Calibri" w:hAnsi="Calibri"/>
                        <w:sz w:val="22"/>
                        <w:szCs w:val="22"/>
                      </w:rPr>
                      <w:t> </w:t>
                    </w:r>
                  </w:p>
                </w:txbxContent>
              </v:textbox>
            </v:shape>
            <v:shape id="Picture 47" o:spid="_x0000_s1045" type="#_x0000_t75" style="position:absolute;left:1800;top:45932;width:31369;height:1722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42TRTFAAAA2wAAAA8AAABkcnMvZG93bnJldi54bWxEj0FrwkAUhO9C/8PyCl6kbipqbeoqKggF&#10;D6Lx4u01+5qEZt+G7CZGf31XEDwOM/MNM192phQt1a6wrOB9GIEgTq0uOFNwSrZvMxDOI2ssLZOC&#10;KzlYLl56c4y1vfCB2qPPRICwi1FB7n0VS+nSnAy6oa2Ig/dra4M+yDqTusZLgJtSjqJoKg0WHBZy&#10;rGiTU/p3bIwCszK7dv+TFOdkMKma9efpNmgipfqv3eoLhKfOP8OP9rdWMP6A+5fwA+Ti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Nk0UxQAAANsAAAAPAAAAAAAAAAAAAAAA&#10;AJ8CAABkcnMvZG93bnJldi54bWxQSwUGAAAAAAQABAD3AAAAkQMAAAAA&#10;">
              <v:imagedata r:id="rId8" o:title=""/>
            </v:shape>
            <v:shape id="Text Box 2" o:spid="_x0000_s1046" type="#_x0000_t202" style="position:absolute;left:29797;top:49590;width:24917;height:52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KvzcIA&#10;AADbAAAADwAAAGRycy9kb3ducmV2LnhtbERPy2oCMRTdC/5DuEI30snYyqijUaTQYnetlnZ7mdx5&#10;4ORmTNJx+vfNQnB5OO/NbjCt6Mn5xrKCWZKCIC6sbrhS8HV6fVyC8AFZY2uZFPyRh912PNpgru2V&#10;P6k/hkrEEPY5KqhD6HIpfVGTQZ/YjjhypXUGQ4SuktrhNYabVj6laSYNNhwbauzopabifPw1Cpbz&#10;Q//j358/vousbFdhuujfLk6ph8mwX4MINIS7+OY+aAXzODZ+iT9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sq/NwgAAANsAAAAPAAAAAAAAAAAAAAAAAJgCAABkcnMvZG93&#10;bnJldi54bWxQSwUGAAAAAAQABAD1AAAAhwMAAAAA&#10;">
              <v:textbox>
                <w:txbxContent>
                  <w:p w:rsidR="005D0C4A" w:rsidRDefault="005D0C4A" w:rsidP="00CA2FA2">
                    <w:pPr>
                      <w:pStyle w:val="NormalWeb"/>
                      <w:spacing w:before="0" w:beforeAutospacing="0" w:after="200" w:afterAutospacing="0"/>
                    </w:pPr>
                    <w:r>
                      <w:rPr>
                        <w:rFonts w:ascii="Courier New" w:eastAsia="Calibri" w:hAnsi="Courier New"/>
                        <w:sz w:val="18"/>
                        <w:szCs w:val="18"/>
                      </w:rPr>
                      <w:t>#1594=SHAPE_ASPECT('single geometric feature','gdt body length f2',#3,.T.);</w:t>
                    </w:r>
                  </w:p>
                  <w:p w:rsidR="005D0C4A" w:rsidRDefault="005D0C4A" w:rsidP="00CA2FA2">
                    <w:pPr>
                      <w:pStyle w:val="NormalWeb"/>
                      <w:spacing w:before="0" w:beforeAutospacing="0" w:after="200" w:afterAutospacing="0" w:line="276" w:lineRule="auto"/>
                    </w:pPr>
                    <w:r>
                      <w:rPr>
                        <w:rFonts w:ascii="Calibri" w:eastAsia="Calibri" w:hAnsi="Calibri"/>
                        <w:sz w:val="22"/>
                        <w:szCs w:val="22"/>
                      </w:rPr>
                      <w:t> </w:t>
                    </w:r>
                  </w:p>
                </w:txbxContent>
              </v:textbox>
            </v:shape>
            <v:shapetype id="_x0000_t32" coordsize="21600,21600" o:spt="32" o:oned="t" path="m0,0l21600,21600e" filled="f">
              <v:path arrowok="t" fillok="f" o:connecttype="none"/>
              <o:lock v:ext="edit" shapetype="t"/>
            </v:shapetype>
            <v:shape id="Straight Arrow Connector 49" o:spid="_x0000_s1047" type="#_x0000_t32" style="position:absolute;left:26977;top:51298;width:2820;height:114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zWMQAAADbAAAADwAAAGRycy9kb3ducmV2LnhtbESPX2vCMBTF3wf7DuEO9jbTjU5cNYo4&#10;Bg7BUR2Ib9fmri02NyWJtn57Iwh7PJw/P85k1ptGnMn52rKC10ECgriwuuZSwe/262UEwgdkjY1l&#10;UnAhD7Pp48MEM207zum8CaWII+wzVFCF0GZS+qIig35gW+Lo/VlnMETpSqkddnHcNPItSYbSYM2R&#10;UGFLi4qK4+ZkIuQzzd9Xu9UhpXz+0x2+9+vg9ko9P/XzMYhAffgP39tLrSD9gNuX+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7/NYxAAAANsAAAAPAAAAAAAAAAAA&#10;AAAAAKECAABkcnMvZG93bnJldi54bWxQSwUGAAAAAAQABAD5AAAAkgMAAAAA&#10;" strokecolor="#4579b8 [3044]">
              <v:stroke endarrow="open"/>
            </v:shape>
            <v:shape id="Straight Arrow Connector 50" o:spid="_x0000_s1048" type="#_x0000_t32" style="position:absolute;left:21002;top:51298;width:8788;height:469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zMGMIAAADbAAAADwAAAGRycy9kb3ducmV2LnhtbERPTWvCQBC9C/0PyxS86aZFi6SuIi0F&#10;i2CJFoq3MTtNQrOzYXdr0n/fOQgeH+97uR5cqy4UYuPZwMM0A0VcettwZeDz+DZZgIoJ2WLrmQz8&#10;UYT16m60xNz6ngu6HFKlJIRjjgbqlLpc61jW5DBOfUcs3LcPDpPAUGkbsJdw1+rHLHvSDhuWhho7&#10;eqmp/Dn8Oil5nRXz3dfuPKNi89Gf30/7FE7GjO+HzTOoREO6ia/urTUwl/XyRX6AX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zMGMIAAADbAAAADwAAAAAAAAAAAAAA&#10;AAChAgAAZHJzL2Rvd25yZXYueG1sUEsFBgAAAAAEAAQA+QAAAJADAAAAAA==&#10;" strokecolor="#4579b8 [3044]">
              <v:stroke endarrow="open"/>
            </v:shape>
            <v:shape id="Text Box 2" o:spid="_x0000_s1049" type="#_x0000_t202" style="position:absolute;left:2060;top:58581;width:24917;height:56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GQjcUA&#10;AADbAAAADwAAAGRycy9kb3ducmV2LnhtbESPQWvCQBSE7wX/w/KEXqRubDXa1FVKoUVvakWvj+wz&#10;CWbfxt1tTP99VxB6HGbmG2a+7EwtWnK+sqxgNExAEOdWV1wo2H9/Ps1A+ICssbZMCn7Jw3LRe5hj&#10;pu2Vt9TuQiEihH2GCsoQmkxKn5dk0A9tQxy9k3UGQ5SukNrhNcJNLZ+TJJUGK44LJTb0UVJ+3v0Y&#10;BbPxqj369cvmkKen+jUMpu3XxSn12O/e30AE6sJ/+N5eaQWTEdy+xB8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ZCNxQAAANsAAAAPAAAAAAAAAAAAAAAAAJgCAABkcnMv&#10;ZG93bnJldi54bWxQSwUGAAAAAAQABAD1AAAAigMAAAAA&#10;">
              <v:textbox>
                <w:txbxContent>
                  <w:p w:rsidR="005D0C4A" w:rsidRDefault="005D0C4A" w:rsidP="00CA2FA2">
                    <w:pPr>
                      <w:pStyle w:val="NormalWeb"/>
                      <w:spacing w:before="0" w:beforeAutospacing="0" w:after="200" w:afterAutospacing="0"/>
                    </w:pPr>
                    <w:r>
                      <w:rPr>
                        <w:rFonts w:ascii="Courier New" w:eastAsia="Calibri" w:hAnsi="Courier New"/>
                        <w:sz w:val="18"/>
                        <w:szCs w:val="18"/>
                      </w:rPr>
                      <w:t>#1628=SHAPE_ASPECT('single geometric feature','gdt body length f1',#3,.T.);</w:t>
                    </w:r>
                    <w:r>
                      <w:rPr>
                        <w:rFonts w:ascii="Calibri" w:eastAsia="Calibri" w:hAnsi="Calibri"/>
                        <w:sz w:val="22"/>
                        <w:szCs w:val="22"/>
                      </w:rPr>
                      <w:t> </w:t>
                    </w:r>
                  </w:p>
                </w:txbxContent>
              </v:textbox>
            </v:shape>
            <v:shape id="Text Box 2" o:spid="_x0000_s1050" type="#_x0000_t202" style="position:absolute;left:24507;top:65579;width:34011;height:87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MO+sUA&#10;AADbAAAADwAAAGRycy9kb3ducmV2LnhtbESPT2sCMRTE70K/Q3gFL0Wz1dY/q1FEUOytVWmvj81z&#10;d+nmZU3iun57Uyh4HGbmN8x82ZpKNOR8aVnBaz8BQZxZXXKu4HjY9CYgfEDWWFkmBTfysFw8deaY&#10;anvlL2r2IRcRwj5FBUUIdSqlzwoy6Pu2Jo7eyTqDIUqXS+3wGuGmkoMkGUmDJceFAmtaF5T97i9G&#10;weRt1/z4j+HndzY6VdPwMm62Z6dU97ldzUAEasMj/N/eaQXvA/j7En+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gw76xQAAANsAAAAPAAAAAAAAAAAAAAAAAJgCAABkcnMv&#10;ZG93bnJldi54bWxQSwUGAAAAAAQABAD1AAAAigMAAAAA&#10;">
              <v:textbox>
                <w:txbxContent>
                  <w:p w:rsidR="005D0C4A" w:rsidRDefault="005D0C4A" w:rsidP="00CA2FA2">
                    <w:pPr>
                      <w:pStyle w:val="NormalWeb"/>
                      <w:spacing w:before="0" w:beforeAutospacing="0" w:after="200" w:afterAutospacing="0" w:line="276" w:lineRule="auto"/>
                    </w:pPr>
                    <w:r>
                      <w:rPr>
                        <w:rFonts w:ascii="Courier New" w:eastAsia="Times New Roman" w:hAnsi="Courier New" w:cs="Courier New"/>
                        <w:sz w:val="18"/>
                        <w:szCs w:val="18"/>
                      </w:rPr>
                      <w:t>#1646=(COMPOSITE_SHAPE_ASPECT()DATUM_FEATURE()DIMENSIONAL_SIZE(#1646,'length')DIMENSIONAL_SIZE_WITH_DATUM_FEATURE()SHAPE_ASPECT('feature of size','dimension E1 and datum feature B',#3,.T.));</w:t>
                    </w:r>
                  </w:p>
                </w:txbxContent>
              </v:textbox>
            </v:shape>
            <v:shape id="Straight Arrow Connector 53" o:spid="_x0000_s1051" type="#_x0000_t32" style="position:absolute;left:4955;top:53127;width:2744;height:464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5Sb8QAAADbAAAADwAAAGRycy9kb3ducmV2LnhtbESPX2vCMBTF3wW/Q7iDvWm6TWV0RpGN&#10;gSJM6gTx7drctcXmpiTR1m9vhIGPh/Pnx5nOO1OLCzlfWVbwMkxAEOdWV1wo2P1+D95B+ICssbZM&#10;Cq7kYT7r96aYattyRpdtKEQcYZ+igjKEJpXS5yUZ9EPbEEfvzzqDIUpXSO2wjeOmlq9JMpEGK46E&#10;Ehv6LCk/bc8mQr5G2Xi9Xx9HlC027XF1+AnuoNTzU7f4ABGoC4/wf3upFYzf4P4l/gA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3lJvxAAAANsAAAAPAAAAAAAAAAAA&#10;AAAAAKECAABkcnMvZG93bnJldi54bWxQSwUGAAAAAAQABAD5AAAAkgMAAAAA&#10;" strokecolor="#4579b8 [3044]">
              <v:stroke endarrow="open"/>
            </v:shape>
            <v:shape id="Straight Arrow Connector 54" o:spid="_x0000_s1052" type="#_x0000_t32" style="position:absolute;left:4955;top:51298;width:9221;height:647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fKG8QAAADbAAAADwAAAGRycy9kb3ducmV2LnhtbESPX2vCMBTF3wd+h3AF32bqqGNUo4hD&#10;cAgbVUF8uzbXttjclCTa7tsvg8EeD+fPjzNf9qYRD3K+tqxgMk5AEBdW11wqOB42z28gfEDW2Fgm&#10;Bd/kYbkYPM0x07bjnB77UIo4wj5DBVUIbSalLyoy6Me2JY7e1TqDIUpXSu2wi+OmkS9J8ioN1hwJ&#10;Fba0rqi47e8mQt7TfLo77S4p5auv7vJx/gzurNRo2K9mIAL14T/8195qBdMUfr/EHyA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N8obxAAAANsAAAAPAAAAAAAAAAAA&#10;AAAAAKECAABkcnMvZG93bnJldi54bWxQSwUGAAAAAAQABAD5AAAAkgMAAAAA&#10;" strokecolor="#4579b8 [3044]">
              <v:stroke endarrow="open"/>
            </v:shape>
            <v:line id="Straight Connector 56" o:spid="_x0000_s1053" style="position:absolute;flip:x;visibility:visible" from="41512,54847" to="42249,65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6meL0AAADbAAAADwAAAGRycy9kb3ducmV2LnhtbESPzQrCMBCE74LvEFbwpqmKItUoKgiC&#10;F/8eYGm2TbHZlCZqfXsjCB6HmfmGWa5bW4knNb50rGA0TEAQZ06XXCi4XfeDOQgfkDVWjknBmzys&#10;V93OElPtXnym5yUUIkLYp6jAhFCnUvrMkEU/dDVx9HLXWAxRNoXUDb4i3FZynCQzabHkuGCwpp2h&#10;7H55WAWn7fWGrT9MMvdwuc2PhSn5pFS/124WIAK14R/+tQ9awXQG3y/xB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tepni9AAAA2wAAAA8AAAAAAAAAAAAAAAAAoQIA&#10;AGRycy9kb3ducmV2LnhtbFBLBQYAAAAABAAEAPkAAACLAwAAAAA=&#10;" strokecolor="black [3040]">
              <v:stroke dashstyle="dash"/>
            </v:line>
            <v:line id="Straight Connector 57" o:spid="_x0000_s1054" style="position:absolute;visibility:visible" from="26977,61413" to="41512,65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TXz8IAAADbAAAADwAAAGRycy9kb3ducmV2LnhtbESPS4sCMRCE7wv+h9CCl0UziutjNIos&#10;iHr0cfHWJO3M4KQzTLI6+uuNIOyxqKqvqPmysaW4Ue0Lxwr6vQQEsXam4EzB6bjuTkD4gGywdEwK&#10;HuRhuWh9zTE17s57uh1CJiKEfYoK8hCqVEqvc7Loe64ijt7F1RZDlHUmTY33CLelHCTJSFosOC7k&#10;WNFvTvp6+LMKziSHx8339vHk6SCp0GjcbbRSnXazmoEI1IT/8Ke9NQp+xvD+En+AXL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oTXz8IAAADbAAAADwAAAAAAAAAAAAAA&#10;AAChAgAAZHJzL2Rvd25yZXYueG1sUEsFBgAAAAAEAAQA+QAAAJADAAAAAA==&#10;" strokecolor="black [3040]">
              <v:stroke dashstyle="dash"/>
            </v:line>
            <v:shape id="Picture 35" o:spid="_x0000_s1055" type="#_x0000_t75" style="position:absolute;left:2060;top:2438;width:55429;height:3824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qZzDAAAA2wAAAA8AAABkcnMvZG93bnJldi54bWxEj0GLwjAUhO+C/yE8wYusqVYX6RpFBEVk&#10;QdQFr4/m2Rabl9KkWv+9ERY8DjPzDTNftqYUd6pdYVnBaBiBIE6tLjhT8HfefM1AOI+ssbRMCp7k&#10;YLnoduaYaPvgI91PPhMBwi5BBbn3VSKlS3My6Ia2Ig7e1dYGfZB1JnWNjwA3pRxH0bc0WHBYyLGi&#10;dU7p7dQYBU1zmVx/5Tl2l208ONjSmed+plS/165+QHhq/Sf8395pBfEU3l/CD5C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f6pnMMAAADbAAAADwAAAAAAAAAAAAAAAACf&#10;AgAAZHJzL2Rvd25yZXYueG1sUEsFBgAAAAAEAAQA9wAAAI8DAAAAAA==&#10;">
              <v:imagedata r:id="rId9" o:title=""/>
              <v:path arrowok="t"/>
            </v:shape>
            <w10:wrap type="topAndBottom" anchorx="margin" anchory="margin"/>
          </v:group>
        </w:pict>
      </w:r>
      <w:r w:rsidR="00CA2FA2">
        <w:br w:type="page"/>
      </w:r>
      <w:r w:rsidR="003F2F18" w:rsidRPr="003F2F18">
        <w:rPr>
          <w:color w:val="FF0000"/>
        </w:rPr>
        <w:t>Figure 6 corrections:</w:t>
      </w:r>
      <w:r w:rsidR="003F2F18">
        <w:rPr>
          <w:color w:val="FF0000"/>
        </w:rPr>
        <w:t xml:space="preserve"> 5/18/2012</w:t>
      </w:r>
    </w:p>
    <w:p w:rsidR="003F2F18" w:rsidRPr="003F2F18" w:rsidRDefault="003F2F18">
      <w:pPr>
        <w:rPr>
          <w:color w:val="FF0000"/>
        </w:rPr>
      </w:pPr>
      <w:r w:rsidRPr="003F2F18">
        <w:rPr>
          <w:color w:val="FF0000"/>
        </w:rPr>
        <w:t>#1086 is a composite_unit_shape_aspect+composite_shape_aspect+shape_aspect+datum_feature.</w:t>
      </w:r>
    </w:p>
    <w:p w:rsidR="003F2F18" w:rsidRDefault="003F2F18">
      <w:pPr>
        <w:rPr>
          <w:color w:val="FF0000"/>
        </w:rPr>
      </w:pPr>
      <w:r w:rsidRPr="003F2F18">
        <w:rPr>
          <w:color w:val="FF0000"/>
        </w:rPr>
        <w:t>#1090 is a tangent derived from #1086</w:t>
      </w:r>
    </w:p>
    <w:p w:rsidR="007D299F" w:rsidRPr="007D299F" w:rsidRDefault="007D299F">
      <w:pPr>
        <w:rPr>
          <w:rFonts w:ascii="Courier New" w:hAnsi="Courier New"/>
          <w:color w:val="FF0000"/>
          <w:sz w:val="28"/>
        </w:rPr>
      </w:pPr>
      <w:r w:rsidRPr="007D299F">
        <w:rPr>
          <w:rFonts w:ascii="Courier New" w:hAnsi="Courier New"/>
          <w:color w:val="FF0000"/>
          <w:sz w:val="28"/>
        </w:rPr>
        <w:t xml:space="preserve">The tangent #1090 is a complex instance with a seating_plane. </w:t>
      </w:r>
      <w:r>
        <w:rPr>
          <w:rFonts w:ascii="Courier New" w:hAnsi="Courier New"/>
          <w:color w:val="FF0000"/>
          <w:sz w:val="28"/>
        </w:rPr>
        <w:t>&lt;&lt;&lt;&lt;New 5/18/2012&gt;&gt;&gt;&gt;</w:t>
      </w:r>
    </w:p>
    <w:p w:rsidR="003F2F18" w:rsidRPr="003F2F18" w:rsidRDefault="003F2F18">
      <w:pPr>
        <w:rPr>
          <w:color w:val="FF0000"/>
        </w:rPr>
      </w:pPr>
      <w:r w:rsidRPr="003F2F18">
        <w:rPr>
          <w:color w:val="FF0000"/>
        </w:rPr>
        <w:t>#1100 is a datum related to #1086.</w:t>
      </w:r>
    </w:p>
    <w:p w:rsidR="003F2F18" w:rsidRPr="003F2F18" w:rsidRDefault="003F2F18">
      <w:pPr>
        <w:rPr>
          <w:color w:val="FF0000"/>
        </w:rPr>
      </w:pPr>
      <w:r>
        <w:rPr>
          <w:color w:val="FF0000"/>
        </w:rPr>
        <w:t>(#1090 and #1100 are not directly related)</w:t>
      </w:r>
    </w:p>
    <w:p w:rsidR="003F2F18" w:rsidRPr="003F2F18" w:rsidRDefault="003F2F18">
      <w:pPr>
        <w:rPr>
          <w:color w:val="FF0000"/>
        </w:rPr>
      </w:pPr>
      <w:r w:rsidRPr="003F2F18">
        <w:rPr>
          <w:color w:val="FF0000"/>
        </w:rPr>
        <w:t>String names on #1086, 1018, 1020, 1022 probably should be removed, as they are not called out in mapping or PMI rec prac and may cause problems with complex instances created in other use cases.</w:t>
      </w:r>
    </w:p>
    <w:p w:rsidR="00656F71" w:rsidRDefault="00D61F06">
      <w:r>
        <w:rPr>
          <w:noProof/>
        </w:rPr>
        <w:pict>
          <v:group id="Canvas 11" o:spid="_x0000_s1056" style="position:absolute;margin-left:0;margin-top:0;width:468pt;height:9in;z-index:251660288;mso-position-horizontal:left;mso-position-horizontal-relative:margin;mso-position-vertical:top;mso-position-vertical-relative:margin" coordsize="59436,82296" o:gfxdata="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">
            <v:shape id="_x0000_s1057" type="#_x0000_t75" style="position:absolute;width:59436;height:82296;visibility:visible">
              <v:fill o:detectmouseclick="t"/>
              <v:path o:connecttype="none"/>
            </v:shape>
            <v:shape id="Text Box 4" o:spid="_x0000_s1058" type="#_x0000_t202" style="position:absolute;left:1799;top:78987;width:54655;height:2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vt8MA&#10;AADbAAAADwAAAGRycy9kb3ducmV2LnhtbESP3YrCMBSE74V9h3AWvJE1Xf+62zWKCoq3/jzAaXNs&#10;yzYnpYm2vr0RBC+HmfmGmS87U4kbNa60rOB7GIEgzqwuOVdwPm2/fkA4j6yxskwK7uRgufjozTHR&#10;tuUD3Y4+FwHCLkEFhfd1IqXLCjLohrYmDt7FNgZ9kE0udYNtgJtKjqJoJg2WHBYKrGlTUPZ/vBoF&#10;l307mP626c6f48NktsYyTu1dqf5nt/oD4anz7/CrvdcKRm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vt8MAAADbAAAADwAAAAAAAAAAAAAAAACYAgAAZHJzL2Rv&#10;d25yZXYueG1sUEsFBgAAAAAEAAQA9QAAAIgDAAAAAA==&#10;" stroked="f">
              <v:textbox>
                <w:txbxContent>
                  <w:p w:rsidR="005D0C4A" w:rsidRDefault="005D0C4A" w:rsidP="00DE3283">
                    <w:pPr>
                      <w:pStyle w:val="NormalWeb"/>
                      <w:spacing w:before="0" w:beforeAutospacing="0" w:after="0" w:afterAutospacing="0"/>
                    </w:pPr>
                    <w:r>
                      <w:rPr>
                        <w:rFonts w:eastAsia="Times New Roman"/>
                        <w:b/>
                        <w:bCs/>
                        <w:sz w:val="20"/>
                        <w:szCs w:val="20"/>
                      </w:rPr>
                      <w:t>Figure 6. Datum C – TO-236_AA (</w:t>
                    </w:r>
                    <w:r w:rsidRPr="00D74D13">
                      <w:rPr>
                        <w:rFonts w:eastAsia="Times New Roman"/>
                        <w:b/>
                        <w:bCs/>
                        <w:sz w:val="20"/>
                        <w:szCs w:val="20"/>
                      </w:rPr>
                      <w:t>TO-236_AA_with_gdt.stp</w:t>
                    </w:r>
                    <w:r>
                      <w:rPr>
                        <w:rFonts w:eastAsia="Times New Roman"/>
                        <w:b/>
                        <w:bCs/>
                        <w:sz w:val="20"/>
                        <w:szCs w:val="20"/>
                      </w:rPr>
                      <w:t>).</w:t>
                    </w:r>
                  </w:p>
                  <w:p w:rsidR="005D0C4A" w:rsidRDefault="005D0C4A" w:rsidP="00DE3283">
                    <w:pPr>
                      <w:pStyle w:val="NormalWeb"/>
                      <w:spacing w:before="0" w:beforeAutospacing="0" w:after="200" w:afterAutospacing="0" w:line="276" w:lineRule="auto"/>
                    </w:pPr>
                    <w:r>
                      <w:rPr>
                        <w:rFonts w:ascii="Calibri" w:eastAsia="Calibri" w:hAnsi="Calibri"/>
                        <w:sz w:val="22"/>
                        <w:szCs w:val="22"/>
                      </w:rPr>
                      <w:t> </w:t>
                    </w:r>
                  </w:p>
                </w:txbxContent>
              </v:textbox>
            </v:shape>
            <v:shape id="Picture 59" o:spid="_x0000_s1059" type="#_x0000_t75" style="position:absolute;left:2819;top:61919;width:22908;height:1443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atYDFAAAA2wAAAA8AAABkcnMvZG93bnJldi54bWxEj09rwkAUxO8Fv8PyBG91o1D/RFcRoeDF&#10;Q7UUvT2yzySafRt3Nybtp+8KhR6HmfkNs1x3phIPcr60rGA0TEAQZ1aXnCv4PL6/zkD4gKyxskwK&#10;vsnDetV7WWKqbcsf9DiEXEQI+xQVFCHUqZQ+K8igH9qaOHoX6wyGKF0utcM2wk0lx0kykQZLjgsF&#10;1rQtKLsdGqPA/YTTZTO5n/Z43n3dr820ubVTpQb9brMAEagL/+G/9k4reJvD80v8AX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2rWAxQAAANsAAAAPAAAAAAAAAAAAAAAA&#10;AJ8CAABkcnMvZG93bnJldi54bWxQSwUGAAAAAAQABAD3AAAAkQMAAAAA&#10;">
              <v:imagedata r:id="rId10" o:title=""/>
              <v:path arrowok="t"/>
            </v:shape>
            <v:shape id="Picture 62" o:spid="_x0000_s1060" type="#_x0000_t75" style="position:absolute;left:4879;top:228;width:51575;height:5285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iwXfEAAAA2wAAAA8AAABkcnMvZG93bnJldi54bWxEj0FrwkAUhO8F/8PyBG/NxhykTV0liIV6&#10;apMGxNtr9jVJzb4N2dWk/94VCj0OM/MNs95OphNXGlxrWcEyikEQV1a3XCsoP18fn0A4j6yxs0wK&#10;fsnBdjN7WGOq7cg5XQtfiwBhl6KCxvs+ldJVDRl0ke2Jg/dtB4M+yKGWesAxwE0nkzheSYMth4UG&#10;e9o1VJ2Li1GQu+nyfirs4Yg/5T55/qizL5sptZhP2QsIT5P/D/+137SCVQL3L+EHyM0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KiwXfEAAAA2wAAAA8AAAAAAAAAAAAAAAAA&#10;nwIAAGRycy9kb3ducmV2LnhtbFBLBQYAAAAABAAEAPcAAACQAwAAAAA=&#10;">
              <v:imagedata r:id="rId11" o:title=""/>
              <v:path arrowok="t"/>
            </v:shape>
            <v:shape id="Text Box 2" o:spid="_x0000_s1061" type="#_x0000_t202" style="position:absolute;left:3888;top:60550;width:5408;height:21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Nh3MUA&#10;AADbAAAADwAAAGRycy9kb3ducmV2LnhtbESPT2vCQBTE7wW/w/IKXkrd+IdUo6sUocXeNC3t9ZF9&#10;JqHZt+nuGuO3dwuCx2FmfsOsNr1pREfO15YVjEcJCOLC6ppLBV+fb89zED4ga2wsk4ILedisBw8r&#10;zLQ984G6PJQiQthnqKAKoc2k9EVFBv3ItsTRO1pnMETpSqkdniPcNHKSJKk0WHNcqLClbUXFb34y&#10;CuazXffjP6b77yI9Novw9NK9/zmlho/96xJEoD7cw7f2TitIp/D/Jf4A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o2HcxQAAANsAAAAPAAAAAAAAAAAAAAAAAJgCAABkcnMv&#10;ZG93bnJldi54bWxQSwUGAAAAAAQABAD1AAAAigMAAAAA&#10;">
              <v:textbox>
                <w:txbxContent>
                  <w:p w:rsidR="005D0C4A" w:rsidRDefault="005D0C4A" w:rsidP="00F073E1">
                    <w:pPr>
                      <w:pStyle w:val="NormalWeb"/>
                      <w:spacing w:before="0" w:beforeAutospacing="0" w:after="200" w:afterAutospacing="0"/>
                    </w:pPr>
                    <w:r w:rsidRPr="00F073E1">
                      <w:rPr>
                        <w:rFonts w:ascii="Courier New" w:eastAsia="Calibri" w:hAnsi="Courier New"/>
                        <w:sz w:val="18"/>
                        <w:szCs w:val="18"/>
                      </w:rPr>
                      <w:t>#1020</w:t>
                    </w:r>
                  </w:p>
                </w:txbxContent>
              </v:textbox>
            </v:shape>
            <v:shape id="Text Box 2" o:spid="_x0000_s1062" type="#_x0000_t202" style="position:absolute;left:6975;top:74799;width:6436;height:20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TCRMQA&#10;AADbAAAADwAAAGRycy9kb3ducmV2LnhtbESPQWvCQBSE70L/w/IKXkQ3tSVq6ioiWPTWWtHrI/tM&#10;QrNv0901xn/vCoUeh5n5hpkvO1OLlpyvLCt4GSUgiHOrKy4UHL43wykIH5A11pZJwY08LBdPvTlm&#10;2l75i9p9KESEsM9QQRlCk0np85IM+pFtiKN3ts5giNIVUju8Rrip5ThJUmmw4rhQYkPrkvKf/cUo&#10;mL5t25PfvX4e8/Rcz8Jg0n78OqX6z93qHUSgLvyH/9pbrSBN4fEl/g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UwkTEAAAA2wAAAA8AAAAAAAAAAAAAAAAAmAIAAGRycy9k&#10;b3ducmV2LnhtbFBLBQYAAAAABAAEAPUAAACJAwAAAAA=&#10;">
              <v:textbox>
                <w:txbxContent>
                  <w:p w:rsidR="005D0C4A" w:rsidRDefault="005D0C4A" w:rsidP="00D74D13">
                    <w:pPr>
                      <w:pStyle w:val="NormalWeb"/>
                      <w:spacing w:before="0" w:beforeAutospacing="0" w:after="200" w:afterAutospacing="0"/>
                    </w:pPr>
                    <w:r w:rsidRPr="00D74D13">
                      <w:rPr>
                        <w:rFonts w:ascii="Courier New" w:eastAsia="Calibri" w:hAnsi="Courier New"/>
                        <w:sz w:val="18"/>
                        <w:szCs w:val="18"/>
                      </w:rPr>
                      <w:t>#1018</w:t>
                    </w:r>
                  </w:p>
                </w:txbxContent>
              </v:textbox>
            </v:shape>
            <v:shape id="Straight Arrow Connector 67" o:spid="_x0000_s1063" type="#_x0000_t32" style="position:absolute;left:6592;top:62712;width:1180;height:564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ep38QAAADbAAAADwAAAGRycy9kb3ducmV2LnhtbESPQWuDQBSE74H+h+UVckvWNpiKzUZE&#10;kPaaNIX29uq+qNR9K+5q7L/PBgI9DjPzDbPLZtOJiQbXWlbwtI5AEFdWt1wrOH2UqwSE88gaO8uk&#10;4I8cZPuHxQ5TbS98oOnoaxEg7FJU0Hjfp1K6qiGDbm174uCd7WDQBznUUg94CXDTyeco2kqDLYeF&#10;BnsqGqp+j6NRsDn/zG+Jz2VSftliHOM4/iy/lVo+zvkrCE+z/w/f2+9awfYFbl/CD5D7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6nfxAAAANsAAAAPAAAAAAAAAAAA&#10;AAAAAKECAABkcnMvZG93bnJldi54bWxQSwUGAAAAAAQABAD5AAAAkgMAAAAA&#10;" strokecolor="#4579b8 [3044]">
              <v:stroke endarrow="open"/>
            </v:shape>
            <v:line id="Straight Connector 68" o:spid="_x0000_s1064" style="position:absolute;visibility:visible" from="9296,61631" to="40141,710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eJALwAAADbAAAADwAAAGRycy9kb3ducmV2LnhtbERPuwrCMBTdBf8hXMFFNFVEtBpFBFFH&#10;H4vbJbm2xeamNFGrX28GwfFw3otVY0vxpNoXjhUMBwkIYu1MwZmCy3nbn4LwAdlg6ZgUvMnDatlu&#10;LTA17sVHep5CJmII+xQV5CFUqZRe52TRD1xFHLmbqy2GCOtMmhpfMdyWcpQkE2mx4NiQY0WbnPT9&#10;9LAKriTH511v//7wbJRUaDQedlqpbqdZz0EEasJf/HPvjYJJHBu/xB8gl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9XeJALwAAADbAAAADwAAAAAAAAAAAAAAAAChAgAA&#10;ZHJzL2Rvd25yZXYueG1sUEsFBgAAAAAEAAQA+QAAAIoDAAAAAA==&#10;" strokecolor="black [3040]">
              <v:stroke dashstyle="dash"/>
            </v:line>
            <v:shape id="Text Box 2" o:spid="_x0000_s1065" type="#_x0000_t202" style="position:absolute;left:22983;top:62836;width:30658;height:3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ZcM8UA&#10;AADbAAAADwAAAGRycy9kb3ducmV2LnhtbESPT2vCQBTE7wW/w/KEXopuamvU6CpSaNGb/9DrI/tM&#10;gtm36e42pt++Wyj0OMzMb5jFqjO1aMn5yrKC52ECgji3uuJCwen4PpiC8AFZY22ZFHyTh9Wy97DA&#10;TNs776k9hEJECPsMFZQhNJmUPi/JoB/ahjh6V+sMhihdIbXDe4SbWo6SJJUGK44LJTb0VlJ+O3wZ&#10;BdPXTXvx25fdOU+v9Sw8TdqPT6fUY79bz0EE6sJ/+K+90QrSMfx+iT9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BlwzxQAAANsAAAAPAAAAAAAAAAAAAAAAAJgCAABkcnMv&#10;ZG93bnJldi54bWxQSwUGAAAAAAQABAD1AAAAigMAAAAA&#10;">
              <v:textbox>
                <w:txbxContent>
                  <w:p w:rsidR="005D0C4A" w:rsidRDefault="005D0C4A" w:rsidP="00D74D13">
                    <w:pPr>
                      <w:pStyle w:val="NormalWeb"/>
                      <w:spacing w:before="0" w:beforeAutospacing="0" w:after="200" w:afterAutospacing="0"/>
                    </w:pPr>
                    <w:r w:rsidRPr="00D74D13">
                      <w:rPr>
                        <w:rFonts w:ascii="Courier New" w:eastAsia="Calibri" w:hAnsi="Courier New"/>
                        <w:sz w:val="18"/>
                        <w:szCs w:val="18"/>
                      </w:rPr>
                      <w:t>#1022=SHAPE_ASPECT('single element','gdt terminal bottom pin 3',#3,.T.);</w:t>
                    </w:r>
                  </w:p>
                </w:txbxContent>
              </v:textbox>
            </v:shape>
            <v:line id="Straight Connector 69" o:spid="_x0000_s1066" style="position:absolute;flip:y;visibility:visible" from="13411,71015" to="40141,75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34t70AAADbAAAADwAAAGRycy9kb3ducmV2LnhtbESPzQrCMBCE74LvEFbwpqkKotUoKgiC&#10;F/8eYGm2TbHZlCZqfXsjCB6HmfmGWa5bW4knNb50rGA0TEAQZ06XXCi4XfeDGQgfkDVWjknBmzys&#10;V93OElPtXnym5yUUIkLYp6jAhFCnUvrMkEU/dDVx9HLXWAxRNoXUDb4i3FZynCRTabHkuGCwpp2h&#10;7H55WAWn7fWGrT9MMvdwuc2PhSn5pFS/124WIAK14R/+tQ9awXQO3y/xB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St+Le9AAAA2wAAAA8AAAAAAAAAAAAAAAAAoQIA&#10;AGRycy9kb3ducmV2LnhtbFBLBQYAAAAABAAEAPkAAACLAwAAAAA=&#10;" strokecolor="black [3040]">
              <v:stroke dashstyle="dash"/>
            </v:line>
            <v:line id="Straight Connector 70" o:spid="_x0000_s1067" style="position:absolute;flip:x y;visibility:visible" from="38312,66598" to="39700,710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IJccEAAADbAAAADwAAAGRycy9kb3ducmV2LnhtbERP3WrCMBS+H+wdwhl4N1P/pRpljAky&#10;FGn1AQ7NsalrTmoTtb79cjHY5cf3v1x3thZ3an3lWMGgn4AgLpyuuFRwOm7e5yB8QNZYOyYFT/Kw&#10;Xr2+LDHV7sEZ3fNQihjCPkUFJoQmldIXhiz6vmuII3d2rcUQYVtK3eIjhttaDpNkKi1WHBsMNvRp&#10;qPjJb1ZBfvveXLLzpLs2I/N1yC/j3WC/Var31n0sQATqwr/4z73VCmZxffwSf4B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0glxwQAAANsAAAAPAAAAAAAAAAAAAAAA&#10;AKECAABkcnMvZG93bnJldi54bWxQSwUGAAAAAAQABAD5AAAAjwMAAAAA&#10;" strokecolor="black [3040]">
              <v:stroke dashstyle="dash"/>
            </v:line>
            <v:shape id="Straight Arrow Connector 72" o:spid="_x0000_s1068" type="#_x0000_t32" style="position:absolute;left:17754;top:64717;width:5229;height:363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erlMQAAADbAAAADwAAAGRycy9kb3ducmV2LnhtbESPX2vCMBTF3wd+h3AF32aquCnVKLIh&#10;bAiTqiC+XZtrW2xuSpLZ7tsvg4GPh/Pnx1msOlOLOzlfWVYwGiYgiHOrKy4UHA+b5xkIH5A11pZJ&#10;wQ95WC17TwtMtW05o/s+FCKOsE9RQRlCk0rp85IM+qFtiKN3tc5giNIVUjts47ip5ThJXqXBiiOh&#10;xIbeSspv+28TIe+T7GV72l4mlK137eXz/BXcWalBv1vPQQTqwiP83/7QCqZj+PsSf4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J6uUxAAAANsAAAAPAAAAAAAAAAAA&#10;AAAAAKECAABkcnMvZG93bnJldi54bWxQSwUGAAAAAAQABAD5AAAAkgMAAAAA&#10;" strokecolor="#4579b8 [3044]">
              <v:stroke endarrow="open"/>
            </v:shape>
            <v:shape id="Straight Arrow Connector 73" o:spid="_x0000_s1069" type="#_x0000_t32" style="position:absolute;left:10193;top:73228;width:475;height:157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sOD8UAAADbAAAADwAAAGRycy9kb3ducmV2LnhtbESPX2vCMBTF3wd+h3CFvc1U51SqUWRj&#10;sCEoVUF8uzbXttjclCSz3bdfBoM9Hs6fH2ex6kwt7uR8ZVnBcJCAIM6trrhQcDy8P81A+ICssbZM&#10;Cr7Jw2rZe1hgqm3LGd33oRBxhH2KCsoQmlRKn5dk0A9sQxy9q3UGQ5SukNphG8dNLUdJMpEGK46E&#10;Eht6LSm/7b9MhLyNs5fNaXMZU7betZfP8za4s1KP/W49BxGoC//hv/aHVjB9ht8v8QfI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msOD8UAAADbAAAADwAAAAAAAAAA&#10;AAAAAAChAgAAZHJzL2Rvd25yZXYueG1sUEsFBgAAAAAEAAQA+QAAAJMDAAAAAA==&#10;" strokecolor="#4579b8 [3044]">
              <v:stroke endarrow="open"/>
            </v:shape>
            <v:shape id="Text Box 2" o:spid="_x0000_s1070" type="#_x0000_t202" style="position:absolute;left:24812;top:71015;width:30658;height:39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r5qMUA&#10;AADbAAAADwAAAGRycy9kb3ducmV2LnhtbESPQWvCQBSE7wX/w/IKXkrdaCXV6CoitOhN09JeH9ln&#10;Epp9G3fXmP77bkHwOMzMN8xy3ZtGdOR8bVnBeJSAIC6srrlU8Pnx9jwD4QOyxsYyKfglD+vV4GGJ&#10;mbZXPlKXh1JECPsMFVQhtJmUvqjIoB/Zljh6J+sMhihdKbXDa4SbRk6SJJUGa44LFba0raj4yS9G&#10;wWy66779/uXwVaSnZh6eXrv3s1Nq+NhvFiAC9eEevrV3WkE6hf8v8Q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SvmoxQAAANsAAAAPAAAAAAAAAAAAAAAAAJgCAABkcnMv&#10;ZG93bnJldi54bWxQSwUGAAAAAAQABAD1AAAAigMAAAAA&#10;">
              <v:textbox>
                <w:txbxContent>
                  <w:p w:rsidR="005D0C4A" w:rsidRDefault="005D0C4A" w:rsidP="00F073E1">
                    <w:pPr>
                      <w:pStyle w:val="NormalWeb"/>
                      <w:spacing w:before="0" w:beforeAutospacing="0" w:after="200" w:afterAutospacing="0"/>
                    </w:pPr>
                    <w:r w:rsidRPr="00F073E1">
                      <w:rPr>
                        <w:rFonts w:ascii="Courier New" w:eastAsia="Calibri" w:hAnsi="Courier New"/>
                        <w:sz w:val="18"/>
                        <w:szCs w:val="18"/>
                      </w:rPr>
                      <w:t>#1086=COMPOSITE_UNIT_SHAPE_ASPECT('multiple elements','bottom all pins',#3,.T.);</w:t>
                    </w:r>
                  </w:p>
                </w:txbxContent>
              </v:textbox>
            </v:shape>
            <w10:wrap type="topAndBottom" anchorx="margin" anchory="margin"/>
          </v:group>
        </w:pict>
      </w:r>
    </w:p>
    <w:p w:rsidR="0069164F" w:rsidRPr="005C4164" w:rsidRDefault="0069164F">
      <w:pPr>
        <w:rPr>
          <w:color w:val="FF0000"/>
        </w:rPr>
      </w:pPr>
      <w:r>
        <w:br w:type="page"/>
      </w:r>
      <w:r w:rsidRPr="005C4164">
        <w:rPr>
          <w:color w:val="FF0000"/>
        </w:rPr>
        <w:t>Figure 7 corrections:</w:t>
      </w:r>
      <w:r w:rsidR="005C4164" w:rsidRPr="005C4164">
        <w:rPr>
          <w:color w:val="FF0000"/>
        </w:rPr>
        <w:t>5/18/2012</w:t>
      </w:r>
    </w:p>
    <w:p w:rsidR="005C4164" w:rsidRPr="005C4164" w:rsidRDefault="005C4164">
      <w:pPr>
        <w:rPr>
          <w:color w:val="FF0000"/>
        </w:rPr>
      </w:pPr>
      <w:r w:rsidRPr="005C4164">
        <w:rPr>
          <w:color w:val="FF0000"/>
        </w:rPr>
        <w:t>#1131 should be composite_unit_shape_aspect+composite_shape_aspect+shape_aspect+symmetric_shape_aspect.</w:t>
      </w:r>
    </w:p>
    <w:p w:rsidR="005C4164" w:rsidRPr="005C4164" w:rsidRDefault="005C4164">
      <w:pPr>
        <w:rPr>
          <w:color w:val="FF0000"/>
        </w:rPr>
      </w:pPr>
      <w:r w:rsidRPr="005C4164">
        <w:rPr>
          <w:color w:val="FF0000"/>
        </w:rPr>
        <w:t>The ‘pin 1…’ should be on the id attribute.</w:t>
      </w:r>
    </w:p>
    <w:p w:rsidR="005C4164" w:rsidRDefault="005C4164">
      <w:r w:rsidRPr="005C4164">
        <w:rPr>
          <w:color w:val="FF0000"/>
        </w:rPr>
        <w:t>‘feature of size’ should be on description.</w:t>
      </w:r>
    </w:p>
    <w:p w:rsidR="00656F71" w:rsidRDefault="00D61F06">
      <w:r>
        <w:rPr>
          <w:noProof/>
        </w:rPr>
        <w:pict>
          <v:group id="Canvas 87" o:spid="_x0000_s1071" style="position:absolute;margin-left:24pt;margin-top:24pt;width:468pt;height:9in;z-index:251674624;mso-position-horizontal-relative:margin;mso-position-vertical-relative:margin" coordsize="59436,82296"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">
            <v:shape id="_x0000_s1072" type="#_x0000_t75" style="position:absolute;width:59436;height:82296;visibility:visible">
              <v:fill o:detectmouseclick="t"/>
              <v:path o:connecttype="none"/>
            </v:shape>
            <v:shape id="Picture 89" o:spid="_x0000_s1073" type="#_x0000_t75" style="position:absolute;left:4107;top:63747;width:19812;height:1306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VjobEAAAA2wAAAA8AAABkcnMvZG93bnJldi54bWxEj09rwkAUxO8Fv8PyCr01m/ZQYnSVUiu0&#10;eNHoxdsj+0yi2bchu/njt3cFweMwM79h5svR1KKn1lWWFXxEMQji3OqKCwWH/fo9AeE8ssbaMim4&#10;koPlYvIyx1TbgXfUZ74QAcIuRQWl900qpctLMugi2xAH72Rbgz7ItpC6xSHATS0/4/hLGqw4LJTY&#10;0E9J+SXrjILtcW225twNCW1Wx/H/N+dLnSj19jp+z0B4Gv0z/Gj/aQXJFO5fwg+Qi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VVjobEAAAA2wAAAA8AAAAAAAAAAAAAAAAA&#10;nwIAAGRycy9kb3ducmV2LnhtbFBLBQYAAAAABAAEAPcAAACQAwAAAAA=&#10;">
              <v:imagedata r:id="rId12" o:title=""/>
              <v:path arrowok="t"/>
            </v:shape>
            <v:shape id="Text Box 4" o:spid="_x0000_s1074" type="#_x0000_t202" style="position:absolute;left:1799;top:78987;width:54655;height:2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UY3sMA&#10;AADbAAAADwAAAGRycy9kb3ducmV2LnhtbESP3WrCQBSE74W+w3IKvRHdWFKj0U2wQktu/XmAY/aY&#10;BLNnQ3Zr4tu7hUIvh5n5htnmo2nFnXrXWFawmEcgiEurG64UnE9fsxUI55E1tpZJwYMc5NnLZIup&#10;tgMf6H70lQgQdikqqL3vUildWZNBN7cdcfCutjfog+wrqXscAty08j2KltJgw2Ghxo72NZW3449R&#10;cC2G6cd6uHz7c3KIl5/YJBf7UOrtddxtQHga/X/4r11oBUkM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4UY3sMAAADbAAAADwAAAAAAAAAAAAAAAACYAgAAZHJzL2Rv&#10;d25yZXYueG1sUEsFBgAAAAAEAAQA9QAAAIgDAAAAAA==&#10;" stroked="f">
              <v:textbox>
                <w:txbxContent>
                  <w:p w:rsidR="005D0C4A" w:rsidRDefault="005D0C4A" w:rsidP="0067444B">
                    <w:pPr>
                      <w:pStyle w:val="NormalWeb"/>
                      <w:spacing w:before="0" w:beforeAutospacing="0" w:after="0" w:afterAutospacing="0"/>
                    </w:pPr>
                    <w:r>
                      <w:rPr>
                        <w:rFonts w:eastAsia="Times New Roman"/>
                        <w:b/>
                        <w:bCs/>
                        <w:sz w:val="20"/>
                        <w:szCs w:val="20"/>
                      </w:rPr>
                      <w:t>Figure 7. Representation of a center plane – TO-236_AA (</w:t>
                    </w:r>
                    <w:r w:rsidRPr="00D74D13">
                      <w:rPr>
                        <w:rFonts w:eastAsia="Times New Roman"/>
                        <w:b/>
                        <w:bCs/>
                        <w:sz w:val="20"/>
                        <w:szCs w:val="20"/>
                      </w:rPr>
                      <w:t>TO-236_AA_with_gdt.stp</w:t>
                    </w:r>
                    <w:r>
                      <w:rPr>
                        <w:rFonts w:eastAsia="Times New Roman"/>
                        <w:b/>
                        <w:bCs/>
                        <w:sz w:val="20"/>
                        <w:szCs w:val="20"/>
                      </w:rPr>
                      <w:t>).</w:t>
                    </w:r>
                  </w:p>
                  <w:p w:rsidR="005D0C4A" w:rsidRDefault="005D0C4A" w:rsidP="0067444B">
                    <w:pPr>
                      <w:pStyle w:val="NormalWeb"/>
                      <w:spacing w:before="0" w:beforeAutospacing="0" w:after="200" w:afterAutospacing="0" w:line="276" w:lineRule="auto"/>
                    </w:pPr>
                    <w:r>
                      <w:rPr>
                        <w:rFonts w:ascii="Calibri" w:eastAsia="Calibri" w:hAnsi="Calibri"/>
                        <w:sz w:val="22"/>
                        <w:szCs w:val="22"/>
                      </w:rPr>
                      <w:t> </w:t>
                    </w:r>
                  </w:p>
                </w:txbxContent>
              </v:textbox>
            </v:shape>
            <v:shape id="Text Box 2" o:spid="_x0000_s1075" type="#_x0000_t202" style="position:absolute;left:3888;top:60550;width:5408;height:21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HxAsQA&#10;AADbAAAADwAAAGRycy9kb3ducmV2LnhtbESPQWvCQBSE7wX/w/IEL6VuqsVo6ioiVPRmrej1kX0m&#10;odm36e42xn/vCoUeh5n5hpkvO1OLlpyvLCt4HSYgiHOrKy4UHL8+XqYgfEDWWFsmBTfysFz0nuaY&#10;aXvlT2oPoRARwj5DBWUITSalz0sy6Ie2IY7exTqDIUpXSO3wGuGmlqMkmUiDFceFEhtal5R/H36N&#10;gunbtj373Xh/yieXehae03bz45Qa9LvVO4hAXfgP/7W3WkGawuNL/AF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B8QLEAAAA2wAAAA8AAAAAAAAAAAAAAAAAmAIAAGRycy9k&#10;b3ducmV2LnhtbFBLBQYAAAAABAAEAPUAAACJAwAAAAA=&#10;">
              <v:textbox>
                <w:txbxContent>
                  <w:p w:rsidR="005D0C4A" w:rsidRDefault="005D0C4A" w:rsidP="0067444B">
                    <w:pPr>
                      <w:pStyle w:val="NormalWeb"/>
                      <w:spacing w:before="0" w:beforeAutospacing="0" w:after="200" w:afterAutospacing="0"/>
                    </w:pPr>
                    <w:r>
                      <w:rPr>
                        <w:rFonts w:ascii="Courier New" w:eastAsia="Calibri" w:hAnsi="Courier New"/>
                        <w:sz w:val="18"/>
                        <w:szCs w:val="18"/>
                      </w:rPr>
                      <w:t>#1032</w:t>
                    </w:r>
                  </w:p>
                </w:txbxContent>
              </v:textbox>
            </v:shape>
            <v:shape id="Text Box 2" o:spid="_x0000_s1076" type="#_x0000_t202" style="position:absolute;left:6975;top:74799;width:6436;height:20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5lcMIA&#10;AADbAAAADwAAAGRycy9kb3ducmV2LnhtbERPy2rCQBTdF/yH4QrdFDOxLTGNjiKCxe58lHZ7yVyT&#10;YOZOnBlj+vedRaHLw3kvVoNpRU/ON5YVTJMUBHFpdcOVgs/TdpKD8AFZY2uZFPyQh9Vy9LDAQts7&#10;H6g/hkrEEPYFKqhD6AopfVmTQZ/YjjhyZ+sMhghdJbXDeww3rXxO00wabDg21NjRpqbycrwZBfnr&#10;rv/2Hy/7rzI7t2/hada/X51Sj+NhPQcRaAj/4j/3TiuYxbHxS/wB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3mVwwgAAANsAAAAPAAAAAAAAAAAAAAAAAJgCAABkcnMvZG93&#10;bnJldi54bWxQSwUGAAAAAAQABAD1AAAAhwMAAAAA&#10;">
              <v:textbox>
                <w:txbxContent>
                  <w:p w:rsidR="005D0C4A" w:rsidRDefault="005D0C4A" w:rsidP="0067444B">
                    <w:pPr>
                      <w:pStyle w:val="NormalWeb"/>
                      <w:spacing w:before="0" w:beforeAutospacing="0" w:after="200" w:afterAutospacing="0"/>
                    </w:pPr>
                    <w:r>
                      <w:rPr>
                        <w:rFonts w:ascii="Courier New" w:eastAsia="Calibri" w:hAnsi="Courier New"/>
                        <w:sz w:val="18"/>
                        <w:szCs w:val="18"/>
                      </w:rPr>
                      <w:t>#1040</w:t>
                    </w:r>
                  </w:p>
                </w:txbxContent>
              </v:textbox>
            </v:shape>
            <v:shape id="Straight Arrow Connector 79" o:spid="_x0000_s1077" type="#_x0000_t32" style="position:absolute;left:6592;top:62712;width:1647;height:68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0O68MAAADbAAAADwAAAGRycy9kb3ducmV2LnhtbESPQWvCQBSE70L/w/IKvZlNldgYXUWE&#10;UK/VFurtmX0modm3IbvR+O+7guBxmJlvmOV6MI24UOdqywreoxgEcWF1zaWC70M+TkE4j6yxsUwK&#10;buRgvXoZLTHT9spfdNn7UgQIuwwVVN63mZSuqMigi2xLHLyz7Qz6ILtS6g6vAW4aOYnjmTRYc1io&#10;sKVtRcXfvjcKpufT8Jn6jUzzX7vt+yRJfvKjUm+vw2YBwtPgn+FHe6cVfMzh/iX8AL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69DuvDAAAA2wAAAA8AAAAAAAAAAAAA&#10;AAAAoQIAAGRycy9kb3ducmV2LnhtbFBLBQYAAAAABAAEAPkAAACRAwAAAAA=&#10;" strokecolor="#4579b8 [3044]">
              <v:stroke endarrow="open"/>
            </v:shape>
            <v:line id="Straight Connector 80" o:spid="_x0000_s1078" style="position:absolute;flip:x y;visibility:visible" from="9296,61507" to="24812,73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d5VsIAAADbAAAADwAAAGRycy9kb3ducmV2LnhtbERP3WrCMBS+H/gO4Qi7m2nnNqSaFhEL&#10;MjaG1Qc4NMem2px0TdTu7ZeLwS4/vv9VMdpO3GjwrWMF6SwBQVw73XKj4HgonxYgfEDW2DkmBT/k&#10;ocgnDyvMtLvznm5VaEQMYZ+hAhNCn0npa0MW/cz1xJE7ucFiiHBopB7wHsNtJ5+T5E1abDk2GOxp&#10;Y6i+VFeroLq+l+f96XX87udm+1WdXz7Sz51Sj9NxvQQRaAz/4j/3TitYxPXxS/wBMv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wd5VsIAAADbAAAADwAAAAAAAAAAAAAA&#10;AAChAgAAZHJzL2Rvd25yZXYueG1sUEsFBgAAAAAEAAQA+QAAAJADAAAAAA==&#10;" strokecolor="black [3040]">
              <v:stroke dashstyle="dash"/>
            </v:line>
            <v:shape id="Text Box 2" o:spid="_x0000_s1079" type="#_x0000_t202" style="position:absolute;left:24812;top:61507;width:32357;height:3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G8ysMA&#10;AADbAAAADwAAAGRycy9kb3ducmV2LnhtbESPQWsCMRSE70L/Q3gFL6JZtajdGqUUFL1ZFb0+Ns/d&#10;pZuXbRLX9d8bodDjMPPNMPNlayrRkPOlZQXDQQKCOLO65FzB8bDqz0D4gKyxskwK7uRhuXjpzDHV&#10;9sbf1OxDLmIJ+xQVFCHUqZQ+K8igH9iaOHoX6wyGKF0utcNbLDeVHCXJRBosOS4UWNNXQdnP/moU&#10;zN42zdlvx7tTNrlU76E3bda/Tqnua/v5ASJQG/7Df/RGR24Izy/x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TG8ysMAAADbAAAADwAAAAAAAAAAAAAAAACYAgAAZHJzL2Rv&#10;d25yZXYueG1sUEsFBgAAAAAEAAQA9QAAAIgDAAAAAA==&#10;">
              <v:textbox>
                <w:txbxContent>
                  <w:p w:rsidR="005D0C4A" w:rsidRDefault="005D0C4A" w:rsidP="0067444B">
                    <w:pPr>
                      <w:pStyle w:val="NormalWeb"/>
                      <w:spacing w:before="0" w:beforeAutospacing="0" w:after="200" w:afterAutospacing="0"/>
                    </w:pPr>
                    <w:r w:rsidRPr="0041638D">
                      <w:rPr>
                        <w:rFonts w:ascii="Courier New" w:eastAsia="Calibri" w:hAnsi="Courier New"/>
                        <w:sz w:val="18"/>
                        <w:szCs w:val="18"/>
                      </w:rPr>
                      <w:t>#1134=CENTRE_OF_SYMMETRY('centre plane','pin 1 centre_of_symmetry',#3,.F.);</w:t>
                    </w:r>
                  </w:p>
                </w:txbxContent>
              </v:textbox>
            </v:shape>
            <v:line id="Straight Connector 82" o:spid="_x0000_s1080" style="position:absolute;flip:y;visibility:visible" from="13411,71015" to="40141,75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WMPL4AAADbAAAADwAAAGRycy9kb3ducmV2LnhtbESPzQrCMBCE74LvEFbwpqkKItUoKgiC&#10;F3/6AEuzbYrNpjRR69sbQfA4zMw3zGrT2Vo8qfWVYwWTcQKCOHe64lJBdjuMFiB8QNZYOyYFb/Kw&#10;Wfd7K0y1e/GFntdQighhn6ICE0KTSulzQxb92DXE0StcazFE2ZZSt/iKcFvLaZLMpcWK44LBhvaG&#10;8vv1YRWcd7cMO3+c5e7hClucSlPxWanhoNsuQQTqwj/8ax+1gsUUvl/iD5D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qBYw8vgAAANsAAAAPAAAAAAAAAAAAAAAAAKEC&#10;AABkcnMvZG93bnJldi54bWxQSwUGAAAAAAQABAD5AAAAjAMAAAAA&#10;" strokecolor="black [3040]">
              <v:stroke dashstyle="dash"/>
            </v:line>
            <v:line id="Straight Connector 83" o:spid="_x0000_s1081" style="position:absolute;flip:x y;visibility:visible" from="40990,65269" to="41076,710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XnIcUAAADbAAAADwAAAGRycy9kb3ducmV2LnhtbESP3WrCQBSE7wt9h+UUelc3/lQkupFS&#10;KohYxOgDHLLHbGL2bMyumr59Vyj0cpiZb5jFsreNuFHnK8cKhoMEBHHhdMWlguNh9TYD4QOyxsYx&#10;KfghD8vs+WmBqXZ33tMtD6WIEPYpKjAhtKmUvjBk0Q9cSxy9k+sshii7UuoO7xFuGzlKkqm0WHFc&#10;MNjSp6HinF+tgvy6WdX703t/acfma5fXk+3we63U60v/MQcRqA//4b/2WiuYjeHxJf4Amf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9XnIcUAAADbAAAADwAAAAAAAAAA&#10;AAAAAAChAgAAZHJzL2Rvd25yZXYueG1sUEsFBgAAAAAEAAQA+QAAAJMDAAAAAA==&#10;" strokecolor="black [3040]">
              <v:stroke dashstyle="dash"/>
            </v:line>
            <v:shape id="Straight Arrow Connector 85" o:spid="_x0000_s1082" type="#_x0000_t32" style="position:absolute;left:9296;top:70437;width:897;height:4362;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bAhMMAAADbAAAADwAAAGRycy9kb3ducmV2LnhtbESPzWoCQRCE74G8w9CB3OKsBqNsHEUE&#10;QQ8hxN9rM9PuLtnpWXZa3bx9RhA8FlX1FTWZdb5WF2pjFdhAv5eBIrbBVVwY2G2Xb2NQUZAd1oHJ&#10;wB9FmE2fnyaYu3DlH7pspFAJwjFHA6VIk2sdbUkeYy80xMk7hdajJNkW2rV4TXBf60GWfWiPFaeF&#10;EhtalGR/N2dv4BxOX/O9G70f+kdZ20rW32SHxry+dPNPUEKdPML39soZGA/h9iX9AD3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WwITDAAAA2wAAAA8AAAAAAAAAAAAA&#10;AAAAoQIAAGRycy9kb3ducmV2LnhtbFBLBQYAAAAABAAEAPkAAACRAwAAAAA=&#10;" strokecolor="#4579b8 [3044]">
              <v:stroke endarrow="open"/>
            </v:shape>
            <v:shape id="Text Box 2" o:spid="_x0000_s1083" type="#_x0000_t202" style="position:absolute;left:24812;top:71015;width:32528;height:52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gkvsQA&#10;AADbAAAADwAAAGRycy9kb3ducmV2LnhtbESPQWvCQBSE74X+h+UVeim6aZWoqauIoNibTUWvj+wz&#10;Cc2+TXfXmP77bkHwOMx8M8x82ZtGdOR8bVnB6zABQVxYXXOp4PC1GUxB+ICssbFMCn7Jw3Lx+DDH&#10;TNsrf1KXh1LEEvYZKqhCaDMpfVGRQT+0LXH0ztYZDFG6UmqH11huGvmWJKk0WHNcqLCldUXFd34x&#10;CqbjXXfyH6P9sUjPzSy8TLrtj1Pq+alfvYMI1Id7+EbvdORS+P8Sf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YJL7EAAAA2wAAAA8AAAAAAAAAAAAAAAAAmAIAAGRycy9k&#10;b3ducmV2LnhtbFBLBQYAAAAABAAEAPUAAACJAwAAAAA=&#10;">
              <v:textbox>
                <w:txbxContent>
                  <w:p w:rsidR="005D0C4A" w:rsidRDefault="005D0C4A" w:rsidP="0067444B">
                    <w:pPr>
                      <w:pStyle w:val="NormalWeb"/>
                      <w:spacing w:before="0" w:beforeAutospacing="0" w:after="200" w:afterAutospacing="0"/>
                    </w:pPr>
                    <w:r w:rsidRPr="0067444B">
                      <w:rPr>
                        <w:rFonts w:ascii="Courier New" w:eastAsia="Calibri" w:hAnsi="Courier New"/>
                        <w:sz w:val="18"/>
                        <w:szCs w:val="18"/>
                      </w:rPr>
                      <w:t xml:space="preserve">#1131=(COMPOSITE_SHAPE_ASPECT()SHAPE_ASPECT('feature of size','pin 1 width feature of </w:t>
                    </w:r>
                    <w:r>
                      <w:rPr>
                        <w:rFonts w:ascii="Courier New" w:eastAsia="Calibri" w:hAnsi="Courier New"/>
                        <w:sz w:val="18"/>
                        <w:szCs w:val="18"/>
                      </w:rPr>
                      <w:t>s</w:t>
                    </w:r>
                    <w:r w:rsidRPr="0067444B">
                      <w:rPr>
                        <w:rFonts w:ascii="Courier New" w:eastAsia="Calibri" w:hAnsi="Courier New"/>
                        <w:sz w:val="18"/>
                        <w:szCs w:val="18"/>
                      </w:rPr>
                      <w:t>ize',#3,.T.)</w:t>
                    </w:r>
                    <w:r>
                      <w:rPr>
                        <w:rFonts w:ascii="Courier New" w:eastAsia="Calibri" w:hAnsi="Courier New"/>
                        <w:sz w:val="18"/>
                        <w:szCs w:val="18"/>
                      </w:rPr>
                      <w:t xml:space="preserve"> </w:t>
                    </w:r>
                    <w:r w:rsidRPr="0067444B">
                      <w:rPr>
                        <w:rFonts w:ascii="Courier New" w:eastAsia="Calibri" w:hAnsi="Courier New"/>
                        <w:sz w:val="18"/>
                        <w:szCs w:val="18"/>
                      </w:rPr>
                      <w:t>SYMMETRIC_SHAPE_ASPECT());</w:t>
                    </w:r>
                  </w:p>
                </w:txbxContent>
              </v:textbox>
            </v:shape>
            <v:shape id="Picture 88" o:spid="_x0000_s1084" type="#_x0000_t75" style="position:absolute;width:59436;height:544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mmOnBAAAA2wAAAA8AAABkcnMvZG93bnJldi54bWxET8uKwjAU3QvzD+EOuBFNdeGjGmUQHB+b&#10;QUf3l+balkluSpOx1a83C8Hl4bwXq9YacaPal44VDAcJCOLM6ZJzBeffTX8KwgdkjcYxKbiTh9Xy&#10;o7PAVLuGj3Q7hVzEEPYpKihCqFIpfVaQRT9wFXHkrq62GCKsc6lrbGK4NXKUJGNpseTYUGBF64Ky&#10;v9O/VbBt7t+9n9l4uKfDsSd3DzMx8qJU97P9moMI1Ia3+OXeaQXTODZ+iT9ALp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OmmOnBAAAA2wAAAA8AAAAAAAAAAAAAAAAAnwIA&#10;AGRycy9kb3ducmV2LnhtbFBLBQYAAAAABAAEAPcAAACNAwAAAAA=&#10;">
              <v:imagedata r:id="rId13" o:title=""/>
              <v:path arrowok="t"/>
            </v:shape>
            <w10:wrap type="topAndBottom" anchorx="margin" anchory="margin"/>
          </v:group>
        </w:pict>
      </w:r>
    </w:p>
    <w:p w:rsidR="00C83E93" w:rsidRPr="00E745DE" w:rsidRDefault="00D61F06">
      <w:pPr>
        <w:rPr>
          <w:color w:val="FF0000"/>
        </w:rPr>
      </w:pPr>
      <w:r w:rsidRPr="00D61F06">
        <w:rPr>
          <w:noProof/>
        </w:rPr>
        <w:pict>
          <v:group id="Canvas 60" o:spid="_x0000_s1085" style="position:absolute;margin-left:0;margin-top:0;width:468pt;height:9in;z-index:251680768;mso-position-horizontal:left;mso-position-horizontal-relative:margin;mso-position-vertical:top;mso-position-vertical-relative:margin" coordsize="59436,82296" o:gfxdata="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">
            <v:shape id="_x0000_s1086" type="#_x0000_t75" style="position:absolute;width:59436;height:82296;visibility:visible">
              <v:fill o:detectmouseclick="t"/>
              <v:path o:connecttype="none"/>
            </v:shape>
            <v:shape id="Text Box 4" o:spid="_x0000_s1087" type="#_x0000_t202" style="position:absolute;left:1800;top:79773;width:47491;height:2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SnHb8A&#10;AADbAAAADwAAAGRycy9kb3ducmV2LnhtbERPy4rCMBTdD/gP4QpuBk0dH9VqlFFQ3Pr4gNvm2hab&#10;m9JEW//eLAZmeTjv9bYzlXhR40rLCsajCARxZnXJuYLb9TBcgHAeWWNlmRS8ycF20/taY6Jty2d6&#10;XXwuQgi7BBUU3teJlC4ryKAb2Zo4cHfbGPQBNrnUDbYh3FTyJ4rm0mDJoaHAmvYFZY/L0yi4n9rv&#10;2bJNj/4Wn6fzHZZxat9KDfrd7wqEp87/i//cJ61gEtaH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1KcdvwAAANsAAAAPAAAAAAAAAAAAAAAAAJgCAABkcnMvZG93bnJl&#10;di54bWxQSwUGAAAAAAQABAD1AAAAhAMAAAAA&#10;" stroked="f">
              <v:textbox>
                <w:txbxContent>
                  <w:p w:rsidR="005D0C4A" w:rsidRDefault="005D0C4A" w:rsidP="00706065">
                    <w:pPr>
                      <w:pStyle w:val="NormalWeb"/>
                      <w:spacing w:before="0" w:beforeAutospacing="0" w:after="0" w:afterAutospacing="0"/>
                    </w:pPr>
                    <w:r>
                      <w:rPr>
                        <w:rFonts w:eastAsia="Times New Roman"/>
                        <w:b/>
                        <w:bCs/>
                        <w:sz w:val="20"/>
                        <w:szCs w:val="20"/>
                      </w:rPr>
                      <w:t>Figure 8. Dimension E1 – DO-214_AB (single solid).</w:t>
                    </w:r>
                  </w:p>
                  <w:p w:rsidR="005D0C4A" w:rsidRDefault="005D0C4A" w:rsidP="00706065">
                    <w:pPr>
                      <w:pStyle w:val="NormalWeb"/>
                      <w:spacing w:before="0" w:beforeAutospacing="0" w:after="200" w:afterAutospacing="0" w:line="276" w:lineRule="auto"/>
                    </w:pPr>
                    <w:r>
                      <w:rPr>
                        <w:rFonts w:ascii="Calibri" w:eastAsia="Calibri" w:hAnsi="Calibri"/>
                        <w:sz w:val="22"/>
                        <w:szCs w:val="22"/>
                      </w:rPr>
                      <w:t> </w:t>
                    </w:r>
                  </w:p>
                </w:txbxContent>
              </v:textbox>
            </v:shape>
            <v:shape id="Picture 36" o:spid="_x0000_s1088" type="#_x0000_t75" style="position:absolute;left:1800;top:58187;width:31369;height:1722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8m/LGAAAA2wAAAA8AAABkcnMvZG93bnJldi54bWxEj0FrwkAUhO+F/oflCb2IbtpSqTEbUaFQ&#10;6KE08eLtmX0mwezbkN3E1F/vFgoeh5n5hknWo2nEQJ2rLSt4nkcgiAuray4V7POP2TsI55E1NpZJ&#10;wS85WKePDwnG2l74h4bMlyJA2MWooPK+jaV0RUUG3dy2xME72c6gD7Irpe7wEuCmkS9RtJAGaw4L&#10;Fba0q6g4Z71RYDbma/g+5vUhn761/Xa5v077SKmnybhZgfA0+nv4v/2pFbwu4O9L+AEyv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Xyb8sYAAADbAAAADwAAAAAAAAAAAAAA&#10;AACfAgAAZHJzL2Rvd25yZXYueG1sUEsFBgAAAAAEAAQA9wAAAJIDAAAAAA==&#10;">
              <v:imagedata r:id="rId14" o:title=""/>
            </v:shape>
            <v:shape id="Text Box 2" o:spid="_x0000_s1089" type="#_x0000_t202" style="position:absolute;left:29797;top:61844;width:24917;height:52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tIwsUA&#10;AADbAAAADwAAAGRycy9kb3ducmV2LnhtbESPT2sCMRTE74V+h/CEXopmW0XtdqNIQdFba0Wvj83b&#10;P7h5WZN03X77RhB6HGbmN0y27E0jOnK+tqzgZZSAIM6trrlUcPheD+cgfEDW2FgmBb/kYbl4fMgw&#10;1fbKX9TtQykihH2KCqoQ2lRKn1dk0I9sSxy9wjqDIUpXSu3wGuGmka9JMpUGa44LFbb0UVF+3v8Y&#10;BfPJtjv53fjzmE+L5i08z7rNxSn1NOhX7yAC9eE/fG9vtYLxDG5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0jCxQAAANsAAAAPAAAAAAAAAAAAAAAAAJgCAABkcnMv&#10;ZG93bnJldi54bWxQSwUGAAAAAAQABAD1AAAAigMAAAAA&#10;">
              <v:textbox>
                <w:txbxContent>
                  <w:p w:rsidR="005D0C4A" w:rsidRDefault="005D0C4A" w:rsidP="00706065">
                    <w:pPr>
                      <w:pStyle w:val="NormalWeb"/>
                      <w:spacing w:before="0" w:beforeAutospacing="0" w:after="200" w:afterAutospacing="0"/>
                    </w:pPr>
                    <w:r>
                      <w:rPr>
                        <w:rFonts w:ascii="Courier New" w:eastAsia="Calibri" w:hAnsi="Courier New"/>
                        <w:sz w:val="18"/>
                        <w:szCs w:val="18"/>
                      </w:rPr>
                      <w:t>#1594=SHAPE_ASPECT('single geometric feature','gdt body length f2',#3,.T.);</w:t>
                    </w:r>
                  </w:p>
                  <w:p w:rsidR="005D0C4A" w:rsidRDefault="005D0C4A" w:rsidP="00706065">
                    <w:pPr>
                      <w:pStyle w:val="NormalWeb"/>
                      <w:spacing w:before="0" w:beforeAutospacing="0" w:after="200" w:afterAutospacing="0" w:line="276" w:lineRule="auto"/>
                    </w:pPr>
                    <w:r>
                      <w:rPr>
                        <w:rFonts w:ascii="Calibri" w:eastAsia="Calibri" w:hAnsi="Calibri"/>
                        <w:sz w:val="22"/>
                        <w:szCs w:val="22"/>
                      </w:rPr>
                      <w:t> </w:t>
                    </w:r>
                  </w:p>
                </w:txbxContent>
              </v:textbox>
            </v:shape>
            <v:shape id="Straight Arrow Connector 38" o:spid="_x0000_s1090" type="#_x0000_t32" style="position:absolute;left:26977;top:63553;width:2820;height:114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UlvsMAAADbAAAADwAAAGRycy9kb3ducmV2LnhtbERPTWvCQBC9F/oflin0Vjettkh0FWkR&#10;WoRKrCDexuw0Cc3Oht2tif/eORR6fLzv+XJwrTpTiI1nA4+jDBRx6W3DlYH91/phCiomZIutZzJw&#10;oQjLxe3NHHPrey7ovEuVkhCOORqoU+pyrWNZk8M48h2xcN8+OEwCQ6VtwF7CXaufsuxFO2xYGmrs&#10;6LWm8mf366TkbVI8bw6b04SK1bY/fRw/Uzgac383rGagEg3pX/znfrcGxjJW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qlJb7DAAAA2wAAAA8AAAAAAAAAAAAA&#10;AAAAoQIAAGRycy9kb3ducmV2LnhtbFBLBQYAAAAABAAEAPkAAACRAwAAAAA=&#10;" strokecolor="#4579b8 [3044]">
              <v:stroke endarrow="open"/>
            </v:shape>
            <v:shape id="Straight Arrow Connector 39" o:spid="_x0000_s1091" type="#_x0000_t32" style="position:absolute;left:21002;top:63553;width:8788;height:469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mAJcUAAADbAAAADwAAAGRycy9kb3ducmV2LnhtbESPX2vCMBTF3wd+h3CFvc1U50SrUWRj&#10;sCEoVUF8uzbXttjclCSz3bdfBoM9Hs6fH2ex6kwt7uR8ZVnBcJCAIM6trrhQcDy8P01B+ICssbZM&#10;Cr7Jw2rZe1hgqm3LGd33oRBxhH2KCsoQmlRKn5dk0A9sQxy9q3UGQ5SukNphG8dNLUdJMpEGK46E&#10;Eht6LSm/7b9MhLyNs5fNaXMZU7betZfP8za4s1KP/W49BxGoC//hv/aHVvA8g98v8QfI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emAJcUAAADbAAAADwAAAAAAAAAA&#10;AAAAAAChAgAAZHJzL2Rvd25yZXYueG1sUEsFBgAAAAAEAAQA+QAAAJMDAAAAAA==&#10;" strokecolor="#4579b8 [3044]">
              <v:stroke endarrow="open"/>
            </v:shape>
            <v:shape id="Text Box 2" o:spid="_x0000_s1092" type="#_x0000_t202" style="position:absolute;left:2060;top:70836;width:24917;height:56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Sjy8IA&#10;AADbAAAADwAAAGRycy9kb3ducmV2LnhtbERPy2oCMRTdC/5DuEI30snYyqijUaTQYnetlnZ7mdx5&#10;4ORmTNJx+vfNQnB5OO/NbjCt6Mn5xrKCWZKCIC6sbrhS8HV6fVyC8AFZY2uZFPyRh912PNpgru2V&#10;P6k/hkrEEPY5KqhD6HIpfVGTQZ/YjjhypXUGQ4SuktrhNYabVj6laSYNNhwbauzopabifPw1Cpbz&#10;Q//j358/vousbFdhuujfLk6ph8mwX4MINIS7+OY+aAXzuD5+iT9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xKPLwgAAANsAAAAPAAAAAAAAAAAAAAAAAJgCAABkcnMvZG93&#10;bnJldi54bWxQSwUGAAAAAAQABAD1AAAAhwMAAAAA&#10;">
              <v:textbox>
                <w:txbxContent>
                  <w:p w:rsidR="005D0C4A" w:rsidRDefault="005D0C4A" w:rsidP="00706065">
                    <w:pPr>
                      <w:pStyle w:val="NormalWeb"/>
                      <w:spacing w:before="0" w:beforeAutospacing="0" w:after="200" w:afterAutospacing="0"/>
                    </w:pPr>
                    <w:r>
                      <w:rPr>
                        <w:rFonts w:ascii="Courier New" w:eastAsia="Calibri" w:hAnsi="Courier New"/>
                        <w:sz w:val="18"/>
                        <w:szCs w:val="18"/>
                      </w:rPr>
                      <w:t>#1628=SHAPE_ASPECT('single geometric feature','gdt body length f1',#3,.T.);</w:t>
                    </w:r>
                    <w:r>
                      <w:rPr>
                        <w:rFonts w:ascii="Calibri" w:eastAsia="Calibri" w:hAnsi="Calibri"/>
                        <w:sz w:val="22"/>
                        <w:szCs w:val="22"/>
                      </w:rPr>
                      <w:t> </w:t>
                    </w:r>
                  </w:p>
                </w:txbxContent>
              </v:textbox>
            </v:shape>
            <v:shape id="Straight Arrow Connector 43" o:spid="_x0000_s1093" type="#_x0000_t32" style="position:absolute;left:4955;top:65381;width:2744;height:464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fEssQAAADbAAAADwAAAGRycy9kb3ducmV2LnhtbESPX2vCMBTF34V9h3AHvmm6rZNRjSKO&#10;wYbgqA7Et2tz1xabm5JEW7+9EQZ7PJw/P85s0ZtGXMj52rKCp3ECgriwuuZSwc/uY/QGwgdkjY1l&#10;UnAlD4v5w2CGmbYd53TZhlLEEfYZKqhCaDMpfVGRQT+2LXH0fq0zGKJ0pdQOuzhuGvmcJBNpsOZI&#10;qLClVUXFaXs2EfKe5q/r/fqYUr787o5fh01wB6WGj/1yCiJQH/7Df+1PrSB9gfuX+AP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B8SyxAAAANsAAAAPAAAAAAAAAAAA&#10;AAAAAKECAABkcnMvZG93bnJldi54bWxQSwUGAAAAAAQABAD5AAAAkgMAAAAA&#10;" strokecolor="#4579b8 [3044]">
              <v:stroke endarrow="open"/>
            </v:shape>
            <v:shape id="Straight Arrow Connector 45" o:spid="_x0000_s1094" type="#_x0000_t32" style="position:absolute;left:4955;top:63553;width:9221;height:647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L5XcQAAADbAAAADwAAAGRycy9kb3ducmV2LnhtbESPX2vCMBTF3wd+h3AF32bqqGNUo4hD&#10;cAgbVUF8uzbXttjclCTa7tsvg8EeD+fPjzNf9qYRD3K+tqxgMk5AEBdW11wqOB42z28gfEDW2Fgm&#10;Bd/kYbkYPM0x07bjnB77UIo4wj5DBVUIbSalLyoy6Me2JY7e1TqDIUpXSu2wi+OmkS9J8ioN1hwJ&#10;Fba0rqi47e8mQt7TfLo77S4p5auv7vJx/gzurNRo2K9mIAL14T/8195qBekUfr/EHyA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ovldxAAAANsAAAAPAAAAAAAAAAAA&#10;AAAAAKECAABkcnMvZG93bnJldi54bWxQSwUGAAAAAAQABAD5AAAAkgMAAAAA&#10;" strokecolor="#4579b8 [3044]">
              <v:stroke endarrow="open"/>
            </v:shape>
            <v:line id="Straight Connector 46" o:spid="_x0000_s1095" style="position:absolute;visibility:visible" from="42249,67102" to="44087,70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HkicAAAADbAAAADwAAAGRycy9kb3ducmV2LnhtbESPQYvCMBSE74L/ITzBi2iqiGg1igiL&#10;etR68fZInm2xeSlNVqu/3iwseBxm5htmtWltJR7U+NKxgvEoAUGsnSk5V3DJfoZzED4gG6wck4IX&#10;edisu50VpsY9+USPc8hFhLBPUUERQp1K6XVBFv3I1cTRu7nGYoiyyaVp8BnhtpKTJJlJiyXHhQJr&#10;2hWk7+dfq+BKcprtB4fXmxeTpEaj8bjXSvV77XYJIlAbvuH/9sEomM7g70v8AXL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AR5InAAAAA2wAAAA8AAAAAAAAAAAAAAAAA&#10;oQIAAGRycy9kb3ducmV2LnhtbFBLBQYAAAAABAAEAPkAAACOAwAAAAA=&#10;" strokecolor="black [3040]">
              <v:stroke dashstyle="dash"/>
            </v:line>
            <v:line id="Straight Connector 55" o:spid="_x0000_s1096" style="position:absolute;visibility:visible" from="26977,73668" to="29790,74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rsI8IAAADbAAAADwAAAGRycy9kb3ducmV2LnhtbESPT4vCMBTE7wt+h/AEL4umKypaTcuy&#10;ILpH/1y8PZJnW2xeSpPV6qc3woLHYWZ+w6zyztbiSq2vHCv4GiUgiLUzFRcKjof1cA7CB2SDtWNS&#10;cCcPedb7WGFq3I13dN2HQkQI+xQVlCE0qZRel2TRj1xDHL2zay2GKNtCmhZvEW5rOU6SmbRYcVwo&#10;saGfkvRl/2cVnEhODpvP7f3Bi3HSoNH4u9FKDfrd9xJEoC68w//trVEwncLrS/wBMns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RrsI8IAAADbAAAADwAAAAAAAAAAAAAA&#10;AAChAgAAZHJzL2Rvd25yZXYueG1sUEsFBgAAAAAEAAQA+QAAAJADAAAAAA==&#10;" strokecolor="black [3040]">
              <v:stroke dashstyle="dash"/>
            </v:line>
            <v:shape id="Picture 76" o:spid="_x0000_s1097" type="#_x0000_t75" style="position:absolute;top:328;width:59436;height:5632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aoXDDAAAA2wAAAA8AAABkcnMvZG93bnJldi54bWxEj0+LwjAUxO+C3yE8YW+abg9WqrF0FxZk&#10;ERb/HDw+mmdbbV5KE7X99htB8DjMzG+YVdabRtypc7VlBZ+zCARxYXXNpYLj4We6AOE8ssbGMikY&#10;yEG2Ho9WmGr74B3d974UAcIuRQWV920qpSsqMuhmtiUO3tl2Bn2QXSl1h48AN42Mo2guDdYcFips&#10;6bui4rq/mUDZehf/JsNQf/0tklNbHPJ4e1HqY9LnSxCeev8Ov9obrSCZw/NL+AF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NqhcMMAAADbAAAADwAAAAAAAAAAAAAAAACf&#10;AgAAZHJzL2Rvd25yZXYueG1sUEsFBgAAAAAEAAQA9wAAAI8DAAAAAA==&#10;">
              <v:imagedata r:id="rId15" o:title=""/>
              <v:path arrowok="t"/>
            </v:shape>
            <v:shape id="Text Box 2" o:spid="_x0000_s1098" type="#_x0000_t202" style="position:absolute;left:29790;top:70030;width:28594;height:87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PjMIA&#10;AADbAAAADwAAAGRycy9kb3ducmV2LnhtbERPz2vCMBS+C/4P4Qm7DJs6R2c7o4zBxN3UiV4fzbMt&#10;a15qktXuv18OA48f3+/lejCt6Mn5xrKCWZKCIC6tbrhScPz6mC5A+ICssbVMCn7Jw3o1Hi2x0PbG&#10;e+oPoRIxhH2BCuoQukJKX9Zk0Ce2I47cxTqDIUJXSe3wFsNNK5/SNJMGG44NNXb0XlP5ffgxChbP&#10;2/7sP+e7U5ld2jw8vvSbq1PqYTK8vYIINIS7+N+91QryuD5+iT9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pI+MwgAAANsAAAAPAAAAAAAAAAAAAAAAAJgCAABkcnMvZG93&#10;bnJldi54bWxQSwUGAAAAAAQABAD1AAAAhwMAAAAA&#10;">
              <v:textbox>
                <w:txbxContent>
                  <w:p w:rsidR="005D0C4A" w:rsidRDefault="005D0C4A" w:rsidP="006F71DB">
                    <w:pPr>
                      <w:pStyle w:val="NormalWeb"/>
                      <w:spacing w:before="0" w:beforeAutospacing="0" w:after="200" w:afterAutospacing="0" w:line="276" w:lineRule="auto"/>
                    </w:pPr>
                    <w:r>
                      <w:rPr>
                        <w:rFonts w:ascii="Courier New" w:eastAsia="Times New Roman" w:hAnsi="Courier New" w:cs="Courier New"/>
                        <w:sz w:val="18"/>
                        <w:szCs w:val="18"/>
                      </w:rPr>
                      <w:t>#1646=(COMPOSITE_SHAPE_ASPECT()DATUM_FEATURE()DIMENSIONAL_SIZE(#1646,'length')DIMENSIONAL_SIZE_WITH_DATUM_FEATURE()SHAPE_ASPECT('feature of size','dimension E1 and datum feature B',#3,.T.));</w:t>
                    </w:r>
                  </w:p>
                </w:txbxContent>
              </v:textbox>
            </v:shape>
            <w10:wrap type="topAndBottom" anchorx="margin" anchory="margin"/>
          </v:group>
        </w:pict>
      </w:r>
      <w:r w:rsidR="00C83E93">
        <w:br w:type="page"/>
      </w:r>
      <w:r w:rsidR="00C36620" w:rsidRPr="00E745DE">
        <w:rPr>
          <w:color w:val="FF0000"/>
        </w:rPr>
        <w:t>Figure 9 corrections:</w:t>
      </w:r>
    </w:p>
    <w:p w:rsidR="001E7326" w:rsidRPr="00E745DE" w:rsidDel="00DA0D9A" w:rsidRDefault="00C36620">
      <w:pPr>
        <w:rPr>
          <w:del w:id="261" w:author="Thomas Thurman" w:date="2013-06-14T17:52:00Z"/>
          <w:color w:val="FF0000"/>
        </w:rPr>
      </w:pPr>
      <w:r w:rsidRPr="00E745DE">
        <w:rPr>
          <w:color w:val="FF0000"/>
        </w:rPr>
        <w:t>#1662 is not a tangent (doesn’t need to be.)</w:t>
      </w:r>
      <w:del w:id="262" w:author="Thomas Thurman" w:date="2013-06-14T17:44:00Z">
        <w:r w:rsidRPr="00E745DE" w:rsidDel="001E7326">
          <w:rPr>
            <w:color w:val="FF0000"/>
          </w:rPr>
          <w:delText xml:space="preserve"> nor is it derived_shape_aspect</w:delText>
        </w:r>
      </w:del>
      <w:r w:rsidRPr="00E745DE">
        <w:rPr>
          <w:color w:val="FF0000"/>
        </w:rPr>
        <w:t>.</w:t>
      </w:r>
    </w:p>
    <w:p w:rsidR="00C36620" w:rsidRPr="00E745DE" w:rsidRDefault="00C36620">
      <w:pPr>
        <w:rPr>
          <w:color w:val="FF0000"/>
        </w:rPr>
      </w:pPr>
      <w:r w:rsidRPr="00E745DE">
        <w:rPr>
          <w:color w:val="FF0000"/>
        </w:rPr>
        <w:t>#1771; use id = ‘A’</w:t>
      </w:r>
    </w:p>
    <w:p w:rsidR="00C36620" w:rsidRPr="00E745DE" w:rsidRDefault="00B37764">
      <w:pPr>
        <w:rPr>
          <w:rFonts w:asciiTheme="majorHAnsi" w:eastAsiaTheme="majorEastAsia" w:hAnsiTheme="majorHAnsi" w:cstheme="majorBidi"/>
          <w:b/>
          <w:bCs/>
          <w:iCs/>
          <w:color w:val="FF0000"/>
        </w:rPr>
      </w:pPr>
      <w:r w:rsidRPr="00E745DE">
        <w:rPr>
          <w:rFonts w:asciiTheme="majorHAnsi" w:eastAsiaTheme="majorEastAsia" w:hAnsiTheme="majorHAnsi" w:cstheme="majorBidi"/>
          <w:b/>
          <w:bCs/>
          <w:iCs/>
          <w:color w:val="FF0000"/>
        </w:rPr>
        <w:t>#1626-remove ‘single element’</w:t>
      </w:r>
    </w:p>
    <w:p w:rsidR="00CF3A45" w:rsidRDefault="00D61F06" w:rsidP="006C1A5C">
      <w:pPr>
        <w:pStyle w:val="Heading4"/>
      </w:pPr>
      <w:r>
        <w:rPr>
          <w:noProof/>
        </w:rPr>
        <w:pict>
          <v:group id="Canvas 102" o:spid="_x0000_s1099" style="position:absolute;margin-left:0;margin-top:0;width:468pt;height:646.5pt;z-index:251682816;mso-position-horizontal:left;mso-position-horizontal-relative:margin;mso-position-vertical:top;mso-position-vertical-relative:margin" coordsize="59436,82105"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">
            <v:shape id="_x0000_s1100" type="#_x0000_t75" style="position:absolute;width:59436;height:82105;visibility:visible">
              <v:fill o:detectmouseclick="t"/>
              <v:path o:connecttype="none"/>
            </v:shape>
            <v:shape id="Text Box 4" o:spid="_x0000_s1101" type="#_x0000_t202" style="position:absolute;left:1800;top:78677;width:47491;height:2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Bo+cIA&#10;AADbAAAADwAAAGRycy9kb3ducmV2LnhtbESP0YrCMBRE3xf8h3AFXxZNFVdr1yi6oPha9QNum2tb&#10;trkpTbT17zeCsI/DzJxh1tve1OJBrassK5hOIhDEudUVFwqul8M4BuE8ssbaMil4koPtZvCxxkTb&#10;jlN6nH0hAoRdggpK75tESpeXZNBNbEMcvJttDfog20LqFrsAN7WcRdFCGqw4LJTY0E9J+e/5bhTc&#10;Tt3n16rLjv66TOeLPVbLzD6VGg373TcIT73/D7/bJ60gnsPrS/gBc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UGj5wgAAANsAAAAPAAAAAAAAAAAAAAAAAJgCAABkcnMvZG93&#10;bnJldi54bWxQSwUGAAAAAAQABAD1AAAAhwMAAAAA&#10;" stroked="f">
              <v:textbox>
                <w:txbxContent>
                  <w:p w:rsidR="005D0C4A" w:rsidRDefault="005D0C4A" w:rsidP="00CF3A45">
                    <w:pPr>
                      <w:pStyle w:val="NormalWeb"/>
                      <w:spacing w:before="0" w:beforeAutospacing="0" w:after="0" w:afterAutospacing="0"/>
                    </w:pPr>
                    <w:r>
                      <w:rPr>
                        <w:rFonts w:eastAsia="Times New Roman"/>
                        <w:b/>
                        <w:bCs/>
                        <w:sz w:val="20"/>
                        <w:szCs w:val="20"/>
                      </w:rPr>
                      <w:t>Figure 9. Dimension A – DO-214_AB (single solid).</w:t>
                    </w:r>
                  </w:p>
                  <w:p w:rsidR="005D0C4A" w:rsidRDefault="005D0C4A" w:rsidP="00CF3A45">
                    <w:pPr>
                      <w:pStyle w:val="NormalWeb"/>
                      <w:spacing w:before="0" w:beforeAutospacing="0" w:after="200" w:afterAutospacing="0" w:line="276" w:lineRule="auto"/>
                    </w:pPr>
                    <w:r>
                      <w:rPr>
                        <w:rFonts w:ascii="Calibri" w:eastAsia="Calibri" w:hAnsi="Calibri"/>
                        <w:sz w:val="22"/>
                        <w:szCs w:val="22"/>
                      </w:rPr>
                      <w:t> </w:t>
                    </w:r>
                  </w:p>
                </w:txbxContent>
              </v:textbox>
            </v:shape>
            <v:shape id="Text Box 2" o:spid="_x0000_s1102" type="#_x0000_t202" style="position:absolute;left:29206;top:72246;width:27067;height:52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q0YMUA&#10;AADbAAAADwAAAGRycy9kb3ducmV2LnhtbESPQWvCQBSE70L/w/IKvUizqYo1qatIQbE3a8VeH9ln&#10;Epp9G3fXmP77bkHwOMzMN8x82ZtGdOR8bVnBS5KCIC6srrlUcPhaP89A+ICssbFMCn7Jw3LxMJhj&#10;ru2VP6nbh1JECPscFVQhtLmUvqjIoE9sSxy9k3UGQ5SulNrhNcJNI0dpOpUGa44LFbb0XlHxs78Y&#10;BbPJtvv2H+PdsZiemiwMX7vN2Sn19Niv3kAE6sM9fGtvtYJsBP9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OrRgxQAAANsAAAAPAAAAAAAAAAAAAAAAAJgCAABkcnMv&#10;ZG93bnJldi54bWxQSwUGAAAAAAQABAD1AAAAigMAAAAA&#10;">
              <v:textbox>
                <w:txbxContent>
                  <w:p w:rsidR="005D0C4A" w:rsidRDefault="005D0C4A" w:rsidP="00CF3A45">
                    <w:pPr>
                      <w:pStyle w:val="NormalWeb"/>
                      <w:spacing w:before="0" w:beforeAutospacing="0" w:after="200" w:afterAutospacing="0" w:line="276" w:lineRule="auto"/>
                    </w:pPr>
                    <w:r w:rsidRPr="00CF3A45">
                      <w:rPr>
                        <w:rFonts w:ascii="Courier New" w:eastAsia="Calibri" w:hAnsi="Courier New"/>
                        <w:sz w:val="18"/>
                        <w:szCs w:val="18"/>
                      </w:rPr>
                      <w:t>#1662=(DATUM_FEATURE()DERIVED_SHAPE_ASPECT()SHAPE_ASPECT('tangent plane','datum feature C',#3,.T.)TANGENT());</w:t>
                    </w:r>
                    <w:r>
                      <w:rPr>
                        <w:rFonts w:ascii="Calibri" w:eastAsia="Calibri" w:hAnsi="Calibri"/>
                        <w:sz w:val="22"/>
                        <w:szCs w:val="22"/>
                      </w:rPr>
                      <w:t> </w:t>
                    </w:r>
                  </w:p>
                </w:txbxContent>
              </v:textbox>
            </v:shape>
            <v:shape id="Text Box 2" o:spid="_x0000_s1103" type="#_x0000_t202" style="position:absolute;left:26977;top:57424;width:24918;height:4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MsFMUA&#10;AADbAAAADwAAAGRycy9kb3ducmV2LnhtbESPQWvCQBSE70L/w/KEXkQ3rW3U6CqlUNGbVWmvj+wz&#10;Cc2+TXe3Mf57tyB4HGbmG2ax6kwtWnK+sqzgaZSAIM6trrhQcDx8DKcgfEDWWFsmBRfysFo+9BaY&#10;aXvmT2r3oRARwj5DBWUITSalz0sy6Ee2IY7eyTqDIUpXSO3wHOGmls9JkkqDFceFEht6Lyn/2f8Z&#10;BdOXTfvtt+PdV56e6lkYTNr1r1Pqsd+9zUEE6sI9fGtvtILZK/x/iT9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0ywUxQAAANsAAAAPAAAAAAAAAAAAAAAAAJgCAABkcnMv&#10;ZG93bnJldi54bWxQSwUGAAAAAAQABAD1AAAAigMAAAAA&#10;">
              <v:textbox>
                <w:txbxContent>
                  <w:p w:rsidR="005D0C4A" w:rsidRDefault="005D0C4A" w:rsidP="00CF3A45">
                    <w:pPr>
                      <w:pStyle w:val="NormalWeb"/>
                      <w:spacing w:before="0" w:beforeAutospacing="0" w:after="200" w:afterAutospacing="0"/>
                    </w:pPr>
                    <w:r w:rsidRPr="00CF3A45">
                      <w:rPr>
                        <w:rFonts w:ascii="Courier New" w:eastAsia="Calibri" w:hAnsi="Courier New"/>
                        <w:sz w:val="18"/>
                        <w:szCs w:val="18"/>
                      </w:rPr>
                      <w:t>#1626=SHAPE_ASPECT('single element','gdt body top',#3,.T.);</w:t>
                    </w:r>
                  </w:p>
                </w:txbxContent>
              </v:textbox>
            </v:shape>
            <v:line id="Straight Connector 98" o:spid="_x0000_s1104" style="position:absolute;flip:y;visibility:visible" from="42740,70129" to="44186,72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QtC7sAAADbAAAADwAAAGRycy9kb3ducmV2LnhtbERPSwrCMBDdC94hjOBOUxVEq1FUEAQ3&#10;aj3A0EybYjMpTdR6e7MQXD7ef73tbC1e1PrKsYLJOAFBnDtdcangnh1HCxA+IGusHZOCD3nYbvq9&#10;NabavflKr1soRQxhn6ICE0KTSulzQxb92DXEkStcazFE2JZSt/iO4baW0ySZS4sVxwaDDR0M5Y/b&#10;0yq47LM7dv40y93TFbY4l6bii1LDQbdbgQjUhb/45z5pBcs4Nn6JP0Buvg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ONC0LuwAAANsAAAAPAAAAAAAAAAAAAAAAAKECAABk&#10;cnMvZG93bnJldi54bWxQSwUGAAAAAAQABAD5AAAAiQMAAAAA&#10;" strokecolor="black [3040]">
              <v:stroke dashstyle="dash"/>
            </v:line>
            <v:line id="Straight Connector 99" o:spid="_x0000_s1105" style="position:absolute;flip:x y;visibility:visible" from="39436,61996" to="44186,65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GFsUAAADbAAAADwAAAGRycy9kb3ducmV2LnhtbESP0WrCQBRE3wv9h+UWfNON1pYas4pI&#10;BSktxegHXLLXbDR7N2Y3mv59tyD0cZiZM0y27G0trtT6yrGC8SgBQVw4XXGp4LDfDN9A+ICssXZM&#10;Cn7Iw3Lx+JBhqt2Nd3TNQykihH2KCkwITSqlLwxZ9CPXEEfv6FqLIcq2lLrFW4TbWk6S5FVarDgu&#10;GGxobag4551VkHcfm9Pu+NJfmmfz/p2fpp/jr61Sg6d+NQcRqA//4Xt7qxXMZvD3Jf4A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GFsUAAADbAAAADwAAAAAAAAAA&#10;AAAAAAChAgAAZHJzL2Rvd25yZXYueG1sUEsFBgAAAAAEAAQA+QAAAJMDAAAAAA==&#10;" strokecolor="black [3040]">
              <v:stroke dashstyle="dash"/>
            </v:line>
            <v:shape id="Text Box 2" o:spid="_x0000_s1106" type="#_x0000_t202" style="position:absolute;left:29889;top:65293;width:28594;height:48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yZvcIA&#10;AADcAAAADwAAAGRycy9kb3ducmV2LnhtbERPTWsCMRC9C/0PYQpeRLNqUbs1SikoerMqeh024+7S&#10;zWSbxHX990Yo9DaP9znzZWsq0ZDzpWUFw0ECgjizuuRcwfGw6s9A+ICssbJMCu7kYbl46cwx1fbG&#10;39TsQy5iCPsUFRQh1KmUPivIoB/YmjhyF+sMhghdLrXDWww3lRwlyUQaLDk2FFjTV0HZz/5qFMze&#10;Ns3Zb8e7Uza5VO+hN23Wv06p7mv7+QEiUBv+xX/ujY7zkyE8n4kX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nJm9wgAAANwAAAAPAAAAAAAAAAAAAAAAAJgCAABkcnMvZG93&#10;bnJldi54bWxQSwUGAAAAAAQABAD1AAAAhwMAAAAA&#10;">
              <v:textbox>
                <w:txbxContent>
                  <w:p w:rsidR="005D0C4A" w:rsidRDefault="005D0C4A" w:rsidP="00CF3A45">
                    <w:pPr>
                      <w:pStyle w:val="NormalWeb"/>
                      <w:spacing w:before="0" w:beforeAutospacing="0" w:after="200" w:afterAutospacing="0" w:line="276" w:lineRule="auto"/>
                    </w:pPr>
                    <w:r w:rsidRPr="00CF3A45">
                      <w:rPr>
                        <w:rFonts w:ascii="Courier New" w:eastAsia="Times New Roman" w:hAnsi="Courier New" w:cs="Courier New"/>
                        <w:sz w:val="18"/>
                        <w:szCs w:val="18"/>
                      </w:rPr>
                      <w:t>#1769=DIMENSIONAL_LOCATION('linear distance',$,#1626,#1662);</w:t>
                    </w:r>
                    <w:r>
                      <w:rPr>
                        <w:rFonts w:ascii="Courier New" w:eastAsia="Times New Roman" w:hAnsi="Courier New" w:cs="Courier New"/>
                        <w:sz w:val="18"/>
                        <w:szCs w:val="18"/>
                      </w:rPr>
                      <w:t>B',#3,.T.));</w:t>
                    </w:r>
                  </w:p>
                </w:txbxContent>
              </v:textbox>
            </v:shape>
            <v:shape id="Picture 104" o:spid="_x0000_s1107" type="#_x0000_t75" style="position:absolute;left:3800;top:61996;width:21907;height:1210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fQbDAAAA3AAAAA8AAABkcnMvZG93bnJldi54bWxET01rwkAQvQv9D8sUvIhuIiKSuooIgh6U&#10;alvsccyOSTA7G7NrTP+9Kwi9zeN9znTemlI0VLvCsoJ4EIEgTq0uOFPw/bXqT0A4j6yxtEwK/sjB&#10;fPbWmWKi7Z331Bx8JkIIuwQV5N5XiZQuzcmgG9iKOHBnWxv0AdaZ1DXeQ7gp5TCKxtJgwaEhx4qW&#10;OaWXw80o2E6G2c6frsfP31HT2/xcbRynVqnue7v4AOGp9f/il3utw/xoBM9nwgVy9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6N9BsMAAADcAAAADwAAAAAAAAAAAAAAAACf&#10;AgAAZHJzL2Rvd25yZXYueG1sUEsFBgAAAAAEAAQA9wAAAI8DAAAAAA==&#10;">
              <v:imagedata r:id="rId16" o:title=""/>
              <v:path arrowok="t"/>
            </v:shape>
            <v:shape id="Straight Arrow Connector 96" o:spid="_x0000_s1108" type="#_x0000_t32" style="position:absolute;left:19335;top:72961;width:9871;height:1914;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3ILsQAAADbAAAADwAAAGRycy9kb3ducmV2LnhtbESPzWoCQRCE7wHfYWjBm86aoCYbR5FA&#10;QA8S1Pxcm5l2d8lOz7LT6vr2TkDIsaiqr6j5svO1OlMbq8AGxqMMFLENruLCwOfhffgMKgqywzow&#10;GbhShOWi9zDH3IUL7+i8l0IlCMccDZQiTa51tCV5jKPQECfvGFqPkmRbaNfiJcF9rR+zbKo9VpwW&#10;SmzorST7uz95A6dw3K6+3Ozpe/wjG1vJ5oPsxJhBv1u9ghLq5D98b6+dgZcp/H1JP0Av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XcguxAAAANsAAAAPAAAAAAAAAAAA&#10;AAAAAKECAABkcnMvZG93bnJldi54bWxQSwUGAAAAAAQABAD5AAAAkgMAAAAA&#10;" strokecolor="#4579b8 [3044]">
              <v:stroke endarrow="open"/>
            </v:shape>
            <v:shape id="Straight Arrow Connector 94" o:spid="_x0000_s1109" type="#_x0000_t32" style="position:absolute;left:16859;top:59710;width:10118;height:424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5wgcQAAADbAAAADwAAAGRycy9kb3ducmV2LnhtbESPX2vCMBTF3wf7DuEO9jbTjU5cNYo4&#10;Bg7BUR2Ib9fmri02NyWJtn57Iwh7PJw/P85k1ptGnMn52rKC10ECgriwuuZSwe/262UEwgdkjY1l&#10;UnAhD7Pp48MEM207zum8CaWII+wzVFCF0GZS+qIig35gW+Lo/VlnMETpSqkddnHcNPItSYbSYM2R&#10;UGFLi4qK4+ZkIuQzzd9Xu9UhpXz+0x2+9+vg9ko9P/XzMYhAffgP39tLreAjhduX+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jnCBxAAAANsAAAAPAAAAAAAAAAAA&#10;AAAAAKECAABkcnMvZG93bnJldi54bWxQSwUGAAAAAAQABAD5AAAAkgMAAAAA&#10;" strokecolor="#4579b8 [3044]">
              <v:stroke endarrow="open"/>
            </v:shape>
            <v:shape id="Picture 106" o:spid="_x0000_s1110" type="#_x0000_t75" style="position:absolute;width:58483;height:551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ojsfCAAAA3AAAAA8AAABkcnMvZG93bnJldi54bWxET01rwkAQvQv+h2UEb7qxgpTUVYogFbFC&#10;barXITtNgtnZkFk19de7hUJv83ifM192rlZXaqXybGAyTkAR595WXBjIPtejZ1ASkC3WnsnADwks&#10;F/3eHFPrb/xB10MoVAxhSdFAGUKTai15SQ5l7BviyH371mGIsC20bfEWw12tn5Jkph1WHBtKbGhV&#10;Un4+XJyBu1Ryes+2Mq2//P24bzJ822XGDAfd6wuoQF34F/+5NzbOT2bw+0y8QC8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uqI7HwgAAANwAAAAPAAAAAAAAAAAAAAAAAJ8C&#10;AABkcnMvZG93bnJldi54bWxQSwUGAAAAAAQABAD3AAAAjgMAAAAA&#10;">
              <v:imagedata r:id="rId17" o:title=""/>
              <v:path arrowok="t"/>
            </v:shape>
            <w10:wrap type="topAndBottom" anchorx="margin" anchory="margin"/>
          </v:group>
        </w:pict>
      </w:r>
    </w:p>
    <w:p w:rsidR="00CF3A45" w:rsidRDefault="00D61F06" w:rsidP="006C1A5C">
      <w:pPr>
        <w:pStyle w:val="Heading4"/>
      </w:pPr>
      <w:r>
        <w:rPr>
          <w:noProof/>
        </w:rPr>
        <w:pict>
          <v:group id="Canvas 117" o:spid="_x0000_s1111" style="position:absolute;margin-left:12pt;margin-top:12pt;width:468pt;height:450pt;z-index:251684864;mso-position-horizontal-relative:margin;mso-position-vertical-relative:margin" coordsize="59436,5715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">
            <v:shape id="_x0000_s1112" type="#_x0000_t75" style="position:absolute;width:59436;height:57150;visibility:visible">
              <v:fill o:detectmouseclick="t"/>
              <v:path o:connecttype="none"/>
            </v:shape>
            <v:shape id="Text Box 4" o:spid="_x0000_s1113" type="#_x0000_t202" style="position:absolute;left:1800;top:52674;width:47491;height:2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XXZcEA&#10;AADcAAAADwAAAGRycy9kb3ducmV2LnhtbERP24rCMBB9F/yHMAu+iKbKat1uo6yC4quXDxib6YVt&#10;JqXJ2vr3ZkHwbQ7nOummN7W4U+sqywpm0wgEcWZ1xYWC62U/WYFwHlljbZkUPMjBZj0cpJho2/GJ&#10;7mdfiBDCLkEFpfdNIqXLSjLoprYhDlxuW4M+wLaQusUuhJtazqNoKQ1WHBpKbGhXUvZ7/jMK8mM3&#10;Xnx1t4O/xqfP5Rar+GYfSo0++p9vEJ56/xa/3Ecd5kcx/D8TLp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112XBAAAA3AAAAA8AAAAAAAAAAAAAAAAAmAIAAGRycy9kb3du&#10;cmV2LnhtbFBLBQYAAAAABAAEAPUAAACGAwAAAAA=&#10;" stroked="f">
              <v:textbox>
                <w:txbxContent>
                  <w:p w:rsidR="005D0C4A" w:rsidRDefault="005D0C4A" w:rsidP="001F1D6D">
                    <w:pPr>
                      <w:pStyle w:val="NormalWeb"/>
                      <w:spacing w:before="0" w:beforeAutospacing="0" w:after="0" w:afterAutospacing="0"/>
                    </w:pPr>
                    <w:r>
                      <w:rPr>
                        <w:rFonts w:eastAsia="Times New Roman"/>
                        <w:b/>
                        <w:bCs/>
                        <w:sz w:val="20"/>
                        <w:szCs w:val="20"/>
                      </w:rPr>
                      <w:t>Figure 10. Position_tolerance and datum_system – DO-214_AB (single solid).</w:t>
                    </w:r>
                  </w:p>
                  <w:p w:rsidR="005D0C4A" w:rsidRDefault="005D0C4A" w:rsidP="001F1D6D">
                    <w:pPr>
                      <w:pStyle w:val="NormalWeb"/>
                      <w:spacing w:before="0" w:beforeAutospacing="0" w:after="200" w:afterAutospacing="0" w:line="276" w:lineRule="auto"/>
                    </w:pPr>
                    <w:r>
                      <w:rPr>
                        <w:rFonts w:ascii="Calibri" w:eastAsia="Calibri" w:hAnsi="Calibri"/>
                        <w:sz w:val="22"/>
                        <w:szCs w:val="22"/>
                      </w:rPr>
                      <w:t> </w:t>
                    </w:r>
                  </w:p>
                </w:txbxContent>
              </v:textbox>
            </v:shape>
            <v:shape id="Picture 118" o:spid="_x0000_s1114" type="#_x0000_t75" style="position:absolute;width:59436;height:5013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SVMnGAAAA3AAAAA8AAABkcnMvZG93bnJldi54bWxEj0FrwkAQhe+F/odlBG91Yy1FoquIUCpS&#10;KNWIeBuyYxLMzobsGmN/fedQ8DbDe/PeN/Nl72rVURsqzwbGowQUce5txYWBbP/xMgUVIrLF2jMZ&#10;uFOA5eL5aY6p9Tf+oW4XCyUhHFI0UMbYpFqHvCSHYeQbYtHOvnUYZW0LbVu8Sbir9WuSvGuHFUtD&#10;iQ2tS8ovu6szcHizLv86bMM3rX9PRZcds/PnxJjhoF/NQEXq48P8f72xgj8WWnlGJtC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ZJUycYAAADcAAAADwAAAAAAAAAAAAAA&#10;AACfAgAAZHJzL2Rvd25yZXYueG1sUEsFBgAAAAAEAAQA9wAAAJIDAAAAAA==&#10;">
              <v:imagedata r:id="rId18" o:title=""/>
              <v:path arrowok="t"/>
            </v:shape>
            <w10:wrap type="topAndBottom" anchorx="margin" anchory="margin"/>
          </v:group>
        </w:pict>
      </w:r>
    </w:p>
    <w:p w:rsidR="00CF3A45" w:rsidRDefault="00CF3A45" w:rsidP="006C1A5C">
      <w:pPr>
        <w:pStyle w:val="Heading4"/>
      </w:pPr>
    </w:p>
    <w:p w:rsidR="00CB763B" w:rsidRDefault="00CB763B">
      <w:r>
        <w:br w:type="page"/>
        <w:t>Figure 11 corrections:</w:t>
      </w:r>
    </w:p>
    <w:p w:rsidR="00CB763B" w:rsidRDefault="00CB763B" w:rsidP="00CF3A45">
      <w:pPr>
        <w:rPr>
          <w:rFonts w:ascii="Monaco" w:hAnsi="Monaco" w:cs="Monaco"/>
          <w:color w:val="000000"/>
        </w:rPr>
      </w:pPr>
      <w:r>
        <w:t>Only a shape_aspect_relationship.</w:t>
      </w:r>
      <w:r>
        <w:rPr>
          <w:rFonts w:ascii="Monaco" w:hAnsi="Monaco" w:cs="Monaco"/>
          <w:color w:val="000000"/>
          <w:highlight w:val="yellow"/>
        </w:rPr>
        <w:t>relating_shape_aspect</w:t>
      </w:r>
      <w:r>
        <w:rPr>
          <w:rFonts w:ascii="Monaco" w:hAnsi="Monaco" w:cs="Monaco"/>
          <w:color w:val="000000"/>
        </w:rPr>
        <w:t xml:space="preserve"> shall reference a composite_shape_aspect. In Figure 11 the sars between #1722, #1703, #1714 reverse ‘ing’, ‘ed’. </w:t>
      </w:r>
    </w:p>
    <w:p w:rsidR="003C1D61" w:rsidRDefault="003C1D61" w:rsidP="00CF3A45">
      <w:pPr>
        <w:rPr>
          <w:rFonts w:ascii="Monaco" w:hAnsi="Monaco" w:cs="Monaco"/>
          <w:color w:val="000000"/>
        </w:rPr>
      </w:pPr>
    </w:p>
    <w:p w:rsidR="003C1D61" w:rsidRDefault="003C1D61" w:rsidP="00CF3A45">
      <w:pPr>
        <w:rPr>
          <w:rFonts w:ascii="Monaco" w:hAnsi="Monaco" w:cs="Monaco"/>
          <w:color w:val="000000"/>
        </w:rPr>
      </w:pPr>
      <w:r>
        <w:rPr>
          <w:rFonts w:ascii="Monaco" w:hAnsi="Monaco" w:cs="Monaco"/>
          <w:color w:val="000000"/>
        </w:rPr>
        <w:t>#1725 shows an attribute “value_component” that specifies “.LEAST_MATERIAL_CONDITION” (missing trailing full stop); The attribute should be “</w:t>
      </w:r>
      <w:r>
        <w:rPr>
          <w:rFonts w:ascii="Courier" w:hAnsi="Courier" w:cs="Courier"/>
          <w:sz w:val="26"/>
          <w:szCs w:val="26"/>
        </w:rPr>
        <w:t>modifier” and should have a value “</w:t>
      </w:r>
      <w:r>
        <w:rPr>
          <w:rFonts w:ascii="Monaco" w:hAnsi="Monaco" w:cs="Monaco"/>
          <w:color w:val="000000"/>
        </w:rPr>
        <w:t>.LEAST_MATERIAL_CONDITION.”</w:t>
      </w:r>
    </w:p>
    <w:p w:rsidR="00E745DE" w:rsidRDefault="00E745DE" w:rsidP="00CF3A45">
      <w:pPr>
        <w:rPr>
          <w:rFonts w:ascii="Monaco" w:hAnsi="Monaco" w:cs="Monaco"/>
          <w:color w:val="000000"/>
        </w:rPr>
      </w:pPr>
      <w:r>
        <w:rPr>
          <w:rFonts w:ascii="Monaco" w:hAnsi="Monaco" w:cs="Monaco"/>
          <w:color w:val="000000"/>
        </w:rPr>
        <w:t>#1711 should be a composite_unit_shape_aspect</w:t>
      </w:r>
      <w:ins w:id="263" w:author="Thomas Thurman" w:date="2013-06-14T23:59:00Z">
        <w:r w:rsidR="005D0C4A">
          <w:rPr>
            <w:rFonts w:ascii="Monaco" w:hAnsi="Monaco" w:cs="Monaco"/>
            <w:color w:val="000000"/>
          </w:rPr>
          <w:t xml:space="preserve"> because it is representing a si</w:t>
        </w:r>
      </w:ins>
      <w:ins w:id="264" w:author="Thomas Thurman" w:date="2013-06-15T00:00:00Z">
        <w:r w:rsidR="005D0C4A">
          <w:rPr>
            <w:rFonts w:ascii="Monaco" w:hAnsi="Monaco" w:cs="Monaco"/>
            <w:color w:val="000000"/>
          </w:rPr>
          <w:t>n</w:t>
        </w:r>
      </w:ins>
      <w:ins w:id="265" w:author="Thomas Thurman" w:date="2013-06-14T23:59:00Z">
        <w:r w:rsidR="005D0C4A">
          <w:rPr>
            <w:rFonts w:ascii="Monaco" w:hAnsi="Monaco" w:cs="Monaco"/>
            <w:color w:val="000000"/>
          </w:rPr>
          <w:t>gle</w:t>
        </w:r>
      </w:ins>
      <w:ins w:id="266" w:author="Thomas Thurman" w:date="2013-06-15T00:00:00Z">
        <w:r w:rsidR="005D0C4A">
          <w:rPr>
            <w:rFonts w:ascii="Monaco" w:hAnsi="Monaco" w:cs="Monaco"/>
            <w:color w:val="000000"/>
          </w:rPr>
          <w:t xml:space="preserve"> thing, a terminal.</w:t>
        </w:r>
      </w:ins>
    </w:p>
    <w:p w:rsidR="00CF3A45" w:rsidRDefault="00CF3A45" w:rsidP="00CF3A45">
      <w:pPr>
        <w:rPr>
          <w:rFonts w:asciiTheme="majorHAnsi" w:eastAsiaTheme="majorEastAsia" w:hAnsiTheme="majorHAnsi" w:cstheme="majorBidi"/>
          <w:color w:val="4F81BD" w:themeColor="accent1"/>
        </w:rPr>
      </w:pPr>
      <w:r>
        <w:br w:type="page"/>
      </w:r>
    </w:p>
    <w:p w:rsidR="00CF3A45" w:rsidRDefault="00D61F06" w:rsidP="006C1A5C">
      <w:pPr>
        <w:pStyle w:val="Heading4"/>
      </w:pPr>
      <w:r>
        <w:rPr>
          <w:noProof/>
        </w:rPr>
        <w:pict>
          <v:group id="Canvas 121" o:spid="_x0000_s1115" style="position:absolute;margin-left:0;margin-top:0;width:468pt;height:474.5pt;z-index:251686912;mso-position-horizontal:left;mso-position-horizontal-relative:margin;mso-position-vertical:top;mso-position-vertical-relative:margin" coordsize="59436,6025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">
            <v:shape id="_x0000_s1116" type="#_x0000_t75" style="position:absolute;width:59436;height:60255;visibility:visible">
              <v:fill o:detectmouseclick="t"/>
              <v:path o:connecttype="none"/>
            </v:shape>
            <v:shape id="Text Box 4" o:spid="_x0000_s1117" type="#_x0000_t202" style="position:absolute;left:1800;top:54177;width:47491;height:2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9wUcEA&#10;AADcAAAADwAAAGRycy9kb3ducmV2LnhtbERP24rCMBB9X/Afwgi+LDZ1WW/VKK7g4mvVD5g2Y1ts&#10;JqWJtv69WVjwbQ7nOuttb2rxoNZVlhVMohgEcW51xYWCy/kwXoBwHlljbZkUPMnBdjP4WGOibccp&#10;PU6+ECGEXYIKSu+bREqXl2TQRbYhDtzVtgZ9gG0hdYtdCDe1/IrjmTRYcWgosaF9SfntdDcKrsfu&#10;c7rssl9/maffsx+s5pl9KjUa9rsVCE+9f4v/3Ucd5k+W8PdMuE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cFHBAAAA3AAAAA8AAAAAAAAAAAAAAAAAmAIAAGRycy9kb3du&#10;cmV2LnhtbFBLBQYAAAAABAAEAPUAAACGAwAAAAA=&#10;" stroked="f">
              <v:textbox>
                <w:txbxContent>
                  <w:p w:rsidR="005D0C4A" w:rsidRDefault="005D0C4A" w:rsidP="00A95379">
                    <w:pPr>
                      <w:pStyle w:val="NormalWeb"/>
                      <w:spacing w:before="0" w:beforeAutospacing="0" w:after="0" w:afterAutospacing="0"/>
                    </w:pPr>
                    <w:r>
                      <w:rPr>
                        <w:rFonts w:eastAsia="Times New Roman"/>
                        <w:b/>
                        <w:bCs/>
                        <w:sz w:val="20"/>
                        <w:szCs w:val="20"/>
                      </w:rPr>
                      <w:t>Figure 11. Terminal center plane position_tolerance – DO-214_AB (single solid).</w:t>
                    </w:r>
                  </w:p>
                  <w:p w:rsidR="005D0C4A" w:rsidRDefault="005D0C4A" w:rsidP="00A95379">
                    <w:pPr>
                      <w:pStyle w:val="NormalWeb"/>
                      <w:spacing w:before="0" w:beforeAutospacing="0" w:after="200" w:afterAutospacing="0" w:line="276" w:lineRule="auto"/>
                    </w:pPr>
                    <w:r>
                      <w:rPr>
                        <w:rFonts w:ascii="Calibri" w:eastAsia="Calibri" w:hAnsi="Calibri"/>
                        <w:sz w:val="22"/>
                        <w:szCs w:val="22"/>
                      </w:rPr>
                      <w:t> </w:t>
                    </w:r>
                  </w:p>
                </w:txbxContent>
              </v:textbox>
            </v:shape>
            <v:shape id="Picture 122" o:spid="_x0000_s1118" type="#_x0000_t75" style="position:absolute;width:59436;height:5255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n5yHDAAAA3AAAAA8AAABkcnMvZG93bnJldi54bWxET01rwkAQvRf8D8sI3urGKEVS1yCCRdCD&#10;tcFeh+w0SZOdDdmtJv56t1DobR7vc1Zpbxpxpc5VlhXMphEI4tzqigsF2cfueQnCeWSNjWVSMJCD&#10;dD16WmGi7Y3f6Xr2hQgh7BJUUHrfJlK6vCSDbmpb4sB92c6gD7ArpO7wFsJNI+MoepEGKw4NJba0&#10;LSmvzz9Gwfxwd/VbZv2J8HKPPo9D9r0YlJqM+80rCE+9/xf/ufc6zI9j+H0mXCD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fnIcMAAADcAAAADwAAAAAAAAAAAAAAAACf&#10;AgAAZHJzL2Rvd25yZXYueG1sUEsFBgAAAAAEAAQA9wAAAI8DAAAAAA==&#10;">
              <v:imagedata r:id="rId19" o:title=""/>
              <v:path arrowok="t"/>
            </v:shape>
            <w10:wrap type="topAndBottom" anchorx="margin" anchory="margin"/>
          </v:group>
        </w:pict>
      </w:r>
    </w:p>
    <w:p w:rsidR="00CF3A45" w:rsidRDefault="00CF3A45" w:rsidP="00CF3A45">
      <w:pPr>
        <w:rPr>
          <w:rFonts w:asciiTheme="majorHAnsi" w:eastAsiaTheme="majorEastAsia" w:hAnsiTheme="majorHAnsi" w:cstheme="majorBidi"/>
          <w:color w:val="4F81BD" w:themeColor="accent1"/>
        </w:rPr>
      </w:pPr>
      <w:r>
        <w:br w:type="page"/>
      </w:r>
    </w:p>
    <w:p w:rsidR="00656F71" w:rsidRDefault="006C1A5C" w:rsidP="006C1A5C">
      <w:pPr>
        <w:pStyle w:val="Heading4"/>
      </w:pPr>
      <w:r>
        <w:t xml:space="preserve">APPENDIX </w:t>
      </w:r>
      <w:r w:rsidR="0018052A">
        <w:t>A</w:t>
      </w:r>
      <w:r>
        <w:t>– Generated Physical Files</w:t>
      </w:r>
    </w:p>
    <w:p w:rsidR="006C1A5C" w:rsidRDefault="006C1A5C" w:rsidP="006C1A5C">
      <w:del w:id="267" w:author="Thomas Thurman" w:date="2013-06-14T15:34:00Z">
        <w:r w:rsidDel="009F6A62">
          <w:delText xml:space="preserve">AP210 </w:delText>
        </w:r>
      </w:del>
      <w:ins w:id="268" w:author="Thomas Thurman" w:date="2013-06-14T15:34:00Z">
        <w:r w:rsidR="009F6A62">
          <w:t>AP 210</w:t>
        </w:r>
      </w:ins>
      <w:r>
        <w:t xml:space="preserve">package models have been generated and GD&amp;T annotations have been added for instances from 5 separate package families. The examples were chosen to illustrate a broad range of package styles. </w:t>
      </w:r>
      <w:r w:rsidR="00185BE9">
        <w:t xml:space="preserve">Four of the five families are based on the JEDEC Publication 95 mechanical outlines. The fifth is a representative example of a common ‘chip’ style package not addressed by JEDEC. </w:t>
      </w:r>
      <w:r>
        <w:t>For each of the five package models, two separate representations were instantiated –</w:t>
      </w:r>
      <w:r w:rsidR="00C83E93">
        <w:t xml:space="preserve">both a </w:t>
      </w:r>
      <w:r>
        <w:t>single solid representation and a multiple-soli</w:t>
      </w:r>
      <w:r w:rsidR="00C83E93">
        <w:t>d representation</w:t>
      </w:r>
      <w:r>
        <w:t xml:space="preserve">. </w:t>
      </w:r>
    </w:p>
    <w:p w:rsidR="00C83E93" w:rsidRDefault="00C83E93" w:rsidP="006C1A5C">
      <w:r>
        <w:t>The table below summarizes the famil</w:t>
      </w:r>
      <w:r w:rsidR="00185BE9">
        <w:t>i</w:t>
      </w:r>
      <w:r>
        <w:t>es and instances represented:</w:t>
      </w:r>
    </w:p>
    <w:tbl>
      <w:tblPr>
        <w:tblStyle w:val="TableGrid"/>
        <w:tblW w:w="0" w:type="auto"/>
        <w:tblBorders>
          <w:left w:val="none" w:sz="0" w:space="0" w:color="auto"/>
          <w:right w:val="none" w:sz="0" w:space="0" w:color="auto"/>
          <w:insideV w:val="dotted" w:sz="4" w:space="0" w:color="auto"/>
        </w:tblBorders>
        <w:tblLayout w:type="fixed"/>
        <w:tblLook w:val="04A0"/>
      </w:tblPr>
      <w:tblGrid>
        <w:gridCol w:w="1133"/>
        <w:gridCol w:w="1675"/>
        <w:gridCol w:w="2520"/>
        <w:gridCol w:w="4248"/>
      </w:tblGrid>
      <w:tr w:rsidR="00386A5C">
        <w:tc>
          <w:tcPr>
            <w:tcW w:w="1133" w:type="dxa"/>
            <w:tcBorders>
              <w:bottom w:val="double" w:sz="4" w:space="0" w:color="auto"/>
            </w:tcBorders>
          </w:tcPr>
          <w:p w:rsidR="00C83E93" w:rsidRDefault="00386A5C" w:rsidP="006C1A5C">
            <w:r>
              <w:t>Package</w:t>
            </w:r>
          </w:p>
        </w:tc>
        <w:tc>
          <w:tcPr>
            <w:tcW w:w="1675" w:type="dxa"/>
            <w:tcBorders>
              <w:bottom w:val="double" w:sz="4" w:space="0" w:color="auto"/>
            </w:tcBorders>
          </w:tcPr>
          <w:p w:rsidR="00C83E93" w:rsidRDefault="00185BE9" w:rsidP="006C1A5C">
            <w:r>
              <w:t xml:space="preserve">Category / </w:t>
            </w:r>
            <w:r w:rsidR="00C83E93">
              <w:t>Leadform</w:t>
            </w:r>
            <w:r>
              <w:t xml:space="preserve"> </w:t>
            </w:r>
          </w:p>
        </w:tc>
        <w:tc>
          <w:tcPr>
            <w:tcW w:w="2520" w:type="dxa"/>
            <w:tcBorders>
              <w:bottom w:val="double" w:sz="4" w:space="0" w:color="auto"/>
            </w:tcBorders>
          </w:tcPr>
          <w:p w:rsidR="00C83E93" w:rsidRDefault="00386A5C" w:rsidP="001D7E78">
            <w:r>
              <w:t>Image</w:t>
            </w:r>
          </w:p>
        </w:tc>
        <w:tc>
          <w:tcPr>
            <w:tcW w:w="4248" w:type="dxa"/>
            <w:tcBorders>
              <w:bottom w:val="double" w:sz="4" w:space="0" w:color="auto"/>
            </w:tcBorders>
          </w:tcPr>
          <w:p w:rsidR="00C83E93" w:rsidRDefault="00C83E93" w:rsidP="00C83E93">
            <w:del w:id="269" w:author="Thomas Thurman" w:date="2013-06-14T15:34:00Z">
              <w:r w:rsidDel="009F6A62">
                <w:delText xml:space="preserve">AP210 </w:delText>
              </w:r>
            </w:del>
            <w:ins w:id="270" w:author="Thomas Thurman" w:date="2013-06-14T15:34:00Z">
              <w:r w:rsidR="009F6A62">
                <w:t>AP 210</w:t>
              </w:r>
            </w:ins>
            <w:r>
              <w:t>models</w:t>
            </w:r>
          </w:p>
        </w:tc>
      </w:tr>
      <w:tr w:rsidR="00386A5C">
        <w:trPr>
          <w:trHeight w:val="1340"/>
        </w:trPr>
        <w:tc>
          <w:tcPr>
            <w:tcW w:w="1133" w:type="dxa"/>
            <w:tcBorders>
              <w:top w:val="double" w:sz="4" w:space="0" w:color="auto"/>
            </w:tcBorders>
          </w:tcPr>
          <w:p w:rsidR="00C83E93" w:rsidRDefault="00C83E93" w:rsidP="006C1A5C">
            <w:r>
              <w:t>DO-214_AB</w:t>
            </w:r>
          </w:p>
        </w:tc>
        <w:tc>
          <w:tcPr>
            <w:tcW w:w="1675" w:type="dxa"/>
            <w:tcBorders>
              <w:top w:val="double" w:sz="4" w:space="0" w:color="auto"/>
            </w:tcBorders>
          </w:tcPr>
          <w:p w:rsidR="00C83E93" w:rsidRDefault="00185BE9" w:rsidP="006C1A5C">
            <w:r>
              <w:t xml:space="preserve">DO / </w:t>
            </w:r>
            <w:r w:rsidR="00386A5C">
              <w:br/>
            </w:r>
            <w:r w:rsidR="00C83E93">
              <w:t xml:space="preserve">Ribbon L - Inward </w:t>
            </w:r>
          </w:p>
        </w:tc>
        <w:tc>
          <w:tcPr>
            <w:tcW w:w="2520" w:type="dxa"/>
            <w:tcBorders>
              <w:top w:val="double" w:sz="4" w:space="0" w:color="auto"/>
            </w:tcBorders>
          </w:tcPr>
          <w:p w:rsidR="00C83E93" w:rsidRDefault="00185BE9" w:rsidP="001D7E78">
            <w:r>
              <w:rPr>
                <w:noProof/>
              </w:rPr>
              <w:drawing>
                <wp:inline distT="0" distB="0" distL="0" distR="0">
                  <wp:extent cx="1475105" cy="7562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mo="http://schemas.microsoft.com/office/mac/office/2008/main" xmlns:ve="http://schemas.openxmlformats.org/markup-compatibility/2006" xmlns:mv="urn:schemas-microsoft-com:mac:vml"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1475105" cy="756285"/>
                          </a:xfrm>
                          <a:prstGeom prst="rect">
                            <a:avLst/>
                          </a:prstGeom>
                          <a:noFill/>
                        </pic:spPr>
                      </pic:pic>
                    </a:graphicData>
                  </a:graphic>
                </wp:inline>
              </w:drawing>
            </w:r>
          </w:p>
        </w:tc>
        <w:tc>
          <w:tcPr>
            <w:tcW w:w="4248" w:type="dxa"/>
            <w:tcBorders>
              <w:top w:val="double" w:sz="4" w:space="0" w:color="auto"/>
            </w:tcBorders>
          </w:tcPr>
          <w:p w:rsidR="00C83E93" w:rsidRPr="00386A5C" w:rsidRDefault="00C83E93" w:rsidP="006C1A5C">
            <w:pPr>
              <w:rPr>
                <w:sz w:val="20"/>
                <w:szCs w:val="20"/>
              </w:rPr>
            </w:pPr>
            <w:r w:rsidRPr="00386A5C">
              <w:rPr>
                <w:sz w:val="20"/>
                <w:szCs w:val="20"/>
              </w:rPr>
              <w:t>DO-214_AB_with_gdt.stp</w:t>
            </w:r>
          </w:p>
          <w:p w:rsidR="00C83E93" w:rsidRPr="00386A5C" w:rsidRDefault="00C83E93" w:rsidP="006C1A5C">
            <w:pPr>
              <w:rPr>
                <w:sz w:val="20"/>
                <w:szCs w:val="20"/>
              </w:rPr>
            </w:pPr>
            <w:r w:rsidRPr="00386A5C">
              <w:rPr>
                <w:sz w:val="20"/>
                <w:szCs w:val="20"/>
              </w:rPr>
              <w:t>DO-214_AB_with_gdt_single_solid.stp</w:t>
            </w:r>
          </w:p>
        </w:tc>
      </w:tr>
      <w:tr w:rsidR="00386A5C">
        <w:trPr>
          <w:trHeight w:val="2078"/>
        </w:trPr>
        <w:tc>
          <w:tcPr>
            <w:tcW w:w="1133" w:type="dxa"/>
          </w:tcPr>
          <w:p w:rsidR="00C83E93" w:rsidRDefault="00185BE9" w:rsidP="006C1A5C">
            <w:r>
              <w:t>TO-236_AA</w:t>
            </w:r>
          </w:p>
        </w:tc>
        <w:tc>
          <w:tcPr>
            <w:tcW w:w="1675" w:type="dxa"/>
          </w:tcPr>
          <w:p w:rsidR="00C83E93" w:rsidRDefault="00185BE9" w:rsidP="00185BE9">
            <w:r>
              <w:t xml:space="preserve">TO / </w:t>
            </w:r>
            <w:r w:rsidR="00386A5C">
              <w:br/>
            </w:r>
            <w:r>
              <w:t>Gull-Wing</w:t>
            </w:r>
          </w:p>
        </w:tc>
        <w:tc>
          <w:tcPr>
            <w:tcW w:w="2520" w:type="dxa"/>
          </w:tcPr>
          <w:p w:rsidR="00C83E93" w:rsidRDefault="00185BE9" w:rsidP="001D7E78">
            <w:r>
              <w:rPr>
                <w:noProof/>
              </w:rPr>
              <w:drawing>
                <wp:inline distT="0" distB="0" distL="0" distR="0">
                  <wp:extent cx="1493520" cy="9391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mo="http://schemas.microsoft.com/office/mac/office/2008/main" xmlns:ve="http://schemas.openxmlformats.org/markup-compatibility/2006" xmlns:mv="urn:schemas-microsoft-com:mac:vml"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1493520" cy="939165"/>
                          </a:xfrm>
                          <a:prstGeom prst="rect">
                            <a:avLst/>
                          </a:prstGeom>
                          <a:noFill/>
                        </pic:spPr>
                      </pic:pic>
                    </a:graphicData>
                  </a:graphic>
                </wp:inline>
              </w:drawing>
            </w:r>
          </w:p>
        </w:tc>
        <w:tc>
          <w:tcPr>
            <w:tcW w:w="4248" w:type="dxa"/>
          </w:tcPr>
          <w:p w:rsidR="00C83E93" w:rsidRPr="00386A5C" w:rsidRDefault="00C83E93" w:rsidP="006C1A5C">
            <w:pPr>
              <w:rPr>
                <w:sz w:val="20"/>
                <w:szCs w:val="20"/>
              </w:rPr>
            </w:pPr>
            <w:r w:rsidRPr="00386A5C">
              <w:rPr>
                <w:sz w:val="20"/>
                <w:szCs w:val="20"/>
              </w:rPr>
              <w:t>TO-236_AA_with_gdt.stp</w:t>
            </w:r>
          </w:p>
          <w:p w:rsidR="00C83E93" w:rsidRPr="00386A5C" w:rsidRDefault="00C83E93" w:rsidP="006C1A5C">
            <w:pPr>
              <w:rPr>
                <w:sz w:val="20"/>
                <w:szCs w:val="20"/>
              </w:rPr>
            </w:pPr>
            <w:r w:rsidRPr="00386A5C">
              <w:rPr>
                <w:sz w:val="20"/>
                <w:szCs w:val="20"/>
              </w:rPr>
              <w:t>TO-236_AA_with_gdt_single_solid.stp</w:t>
            </w:r>
          </w:p>
        </w:tc>
      </w:tr>
      <w:tr w:rsidR="00386A5C">
        <w:trPr>
          <w:trHeight w:val="1790"/>
        </w:trPr>
        <w:tc>
          <w:tcPr>
            <w:tcW w:w="1133" w:type="dxa"/>
          </w:tcPr>
          <w:p w:rsidR="00C83E93" w:rsidRDefault="00185BE9" w:rsidP="006C1A5C">
            <w:r>
              <w:t>MO-211_AA</w:t>
            </w:r>
          </w:p>
        </w:tc>
        <w:tc>
          <w:tcPr>
            <w:tcW w:w="1675" w:type="dxa"/>
          </w:tcPr>
          <w:p w:rsidR="00C83E93" w:rsidRDefault="00185BE9" w:rsidP="006C1A5C">
            <w:r>
              <w:t xml:space="preserve">BGA / </w:t>
            </w:r>
            <w:r w:rsidR="00386A5C">
              <w:br/>
            </w:r>
            <w:r>
              <w:t>Ball</w:t>
            </w:r>
          </w:p>
        </w:tc>
        <w:tc>
          <w:tcPr>
            <w:tcW w:w="2520" w:type="dxa"/>
          </w:tcPr>
          <w:p w:rsidR="00C83E93" w:rsidRDefault="00185BE9" w:rsidP="001D7E78">
            <w:r>
              <w:rPr>
                <w:noProof/>
              </w:rPr>
              <w:drawing>
                <wp:inline distT="0" distB="0" distL="0" distR="0">
                  <wp:extent cx="1143000" cy="10636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68AA53.tmp"/>
                          <pic:cNvPicPr/>
                        </pic:nvPicPr>
                        <pic:blipFill>
                          <a:blip r:embed="rId22" cstate="print">
                            <a:extLst>
                              <a:ext uri="{28A0092B-C50C-407E-A947-70E740481C1C}">
                                <a14:useLocalDpi xmlns:mo="http://schemas.microsoft.com/office/mac/office/2008/main" xmlns:ve="http://schemas.openxmlformats.org/markup-compatibility/2006" xmlns:mv="urn:schemas-microsoft-com:mac:vml"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1145576" cy="1066022"/>
                          </a:xfrm>
                          <a:prstGeom prst="rect">
                            <a:avLst/>
                          </a:prstGeom>
                        </pic:spPr>
                      </pic:pic>
                    </a:graphicData>
                  </a:graphic>
                </wp:inline>
              </w:drawing>
            </w:r>
          </w:p>
        </w:tc>
        <w:tc>
          <w:tcPr>
            <w:tcW w:w="4248" w:type="dxa"/>
          </w:tcPr>
          <w:p w:rsidR="00C83E93" w:rsidRPr="00386A5C" w:rsidRDefault="00185BE9" w:rsidP="006C1A5C">
            <w:pPr>
              <w:rPr>
                <w:sz w:val="20"/>
                <w:szCs w:val="20"/>
              </w:rPr>
            </w:pPr>
            <w:r w:rsidRPr="00386A5C">
              <w:rPr>
                <w:sz w:val="20"/>
                <w:szCs w:val="20"/>
              </w:rPr>
              <w:t>MO-211_AA_with_gdt.stp</w:t>
            </w:r>
          </w:p>
          <w:p w:rsidR="00185BE9" w:rsidRPr="00386A5C" w:rsidRDefault="00185BE9" w:rsidP="006C1A5C">
            <w:pPr>
              <w:rPr>
                <w:sz w:val="20"/>
                <w:szCs w:val="20"/>
              </w:rPr>
            </w:pPr>
            <w:r w:rsidRPr="00386A5C">
              <w:rPr>
                <w:sz w:val="20"/>
                <w:szCs w:val="20"/>
              </w:rPr>
              <w:t>MO-211_AA_with_gdt_single_solid.stp</w:t>
            </w:r>
          </w:p>
        </w:tc>
      </w:tr>
      <w:tr w:rsidR="00386A5C">
        <w:tc>
          <w:tcPr>
            <w:tcW w:w="1133" w:type="dxa"/>
          </w:tcPr>
          <w:p w:rsidR="00C83E93" w:rsidRDefault="00185BE9" w:rsidP="006C1A5C">
            <w:r>
              <w:t>MO-220_VEEB</w:t>
            </w:r>
          </w:p>
        </w:tc>
        <w:tc>
          <w:tcPr>
            <w:tcW w:w="1675" w:type="dxa"/>
          </w:tcPr>
          <w:p w:rsidR="00C83E93" w:rsidRDefault="00185BE9" w:rsidP="006C1A5C">
            <w:r>
              <w:t xml:space="preserve">QFN / </w:t>
            </w:r>
            <w:r w:rsidR="00386A5C">
              <w:br/>
            </w:r>
            <w:r>
              <w:t>Flat No-Lead Edge</w:t>
            </w:r>
          </w:p>
        </w:tc>
        <w:tc>
          <w:tcPr>
            <w:tcW w:w="2520" w:type="dxa"/>
          </w:tcPr>
          <w:p w:rsidR="00C83E93" w:rsidRDefault="00185BE9" w:rsidP="001D7E78">
            <w:r>
              <w:rPr>
                <w:noProof/>
              </w:rPr>
              <w:drawing>
                <wp:inline distT="0" distB="0" distL="0" distR="0">
                  <wp:extent cx="1446750" cy="758153"/>
                  <wp:effectExtent l="0" t="0" r="127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6881BF.tmp"/>
                          <pic:cNvPicPr/>
                        </pic:nvPicPr>
                        <pic:blipFill>
                          <a:blip r:embed="rId23" cstate="print">
                            <a:extLst>
                              <a:ext uri="{28A0092B-C50C-407E-A947-70E740481C1C}">
                                <a14:useLocalDpi xmlns:mo="http://schemas.microsoft.com/office/mac/office/2008/main" xmlns:ve="http://schemas.openxmlformats.org/markup-compatibility/2006" xmlns:mv="urn:schemas-microsoft-com:mac:vml"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1447383" cy="758485"/>
                          </a:xfrm>
                          <a:prstGeom prst="rect">
                            <a:avLst/>
                          </a:prstGeom>
                        </pic:spPr>
                      </pic:pic>
                    </a:graphicData>
                  </a:graphic>
                </wp:inline>
              </w:drawing>
            </w:r>
          </w:p>
        </w:tc>
        <w:tc>
          <w:tcPr>
            <w:tcW w:w="4248" w:type="dxa"/>
          </w:tcPr>
          <w:p w:rsidR="00C83E93" w:rsidRPr="00386A5C" w:rsidRDefault="00185BE9" w:rsidP="006C1A5C">
            <w:pPr>
              <w:rPr>
                <w:sz w:val="20"/>
                <w:szCs w:val="20"/>
              </w:rPr>
            </w:pPr>
            <w:r w:rsidRPr="00386A5C">
              <w:rPr>
                <w:sz w:val="20"/>
                <w:szCs w:val="20"/>
              </w:rPr>
              <w:t>MO-220_VEEB_with_gdt.stp</w:t>
            </w:r>
          </w:p>
          <w:p w:rsidR="00185BE9" w:rsidRPr="00386A5C" w:rsidRDefault="00185BE9" w:rsidP="006C1A5C">
            <w:pPr>
              <w:rPr>
                <w:sz w:val="20"/>
                <w:szCs w:val="20"/>
              </w:rPr>
            </w:pPr>
            <w:r w:rsidRPr="00386A5C">
              <w:rPr>
                <w:sz w:val="20"/>
                <w:szCs w:val="20"/>
              </w:rPr>
              <w:t>MO-220_VEEB_with_gdt_single_solid.stp</w:t>
            </w:r>
          </w:p>
        </w:tc>
      </w:tr>
      <w:tr w:rsidR="00386A5C">
        <w:tc>
          <w:tcPr>
            <w:tcW w:w="1133" w:type="dxa"/>
          </w:tcPr>
          <w:p w:rsidR="00C83E93" w:rsidRDefault="00386A5C" w:rsidP="006C1A5C">
            <w:r>
              <w:t>0402 CHIP</w:t>
            </w:r>
          </w:p>
        </w:tc>
        <w:tc>
          <w:tcPr>
            <w:tcW w:w="1675" w:type="dxa"/>
          </w:tcPr>
          <w:p w:rsidR="00C83E93" w:rsidRDefault="00386A5C" w:rsidP="006C1A5C">
            <w:r>
              <w:t>RESC / Rectangular End Cap</w:t>
            </w:r>
          </w:p>
        </w:tc>
        <w:tc>
          <w:tcPr>
            <w:tcW w:w="2520" w:type="dxa"/>
          </w:tcPr>
          <w:p w:rsidR="00C83E93" w:rsidRDefault="00386A5C" w:rsidP="001D7E78">
            <w:r>
              <w:rPr>
                <w:noProof/>
              </w:rPr>
              <w:drawing>
                <wp:inline distT="0" distB="0" distL="0" distR="0">
                  <wp:extent cx="1344890" cy="677905"/>
                  <wp:effectExtent l="0" t="0" r="825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68D6E1.tmp"/>
                          <pic:cNvPicPr/>
                        </pic:nvPicPr>
                        <pic:blipFill>
                          <a:blip r:embed="rId24" cstate="print">
                            <a:extLst>
                              <a:ext uri="{28A0092B-C50C-407E-A947-70E740481C1C}">
                                <a14:useLocalDpi xmlns:mo="http://schemas.microsoft.com/office/mac/office/2008/main" xmlns:ve="http://schemas.openxmlformats.org/markup-compatibility/2006" xmlns:mv="urn:schemas-microsoft-com:mac:vml"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1349757" cy="680358"/>
                          </a:xfrm>
                          <a:prstGeom prst="rect">
                            <a:avLst/>
                          </a:prstGeom>
                        </pic:spPr>
                      </pic:pic>
                    </a:graphicData>
                  </a:graphic>
                </wp:inline>
              </w:drawing>
            </w:r>
          </w:p>
        </w:tc>
        <w:tc>
          <w:tcPr>
            <w:tcW w:w="4248" w:type="dxa"/>
          </w:tcPr>
          <w:p w:rsidR="00C83E93" w:rsidRPr="00386A5C" w:rsidRDefault="00386A5C" w:rsidP="006C1A5C">
            <w:pPr>
              <w:rPr>
                <w:sz w:val="20"/>
                <w:szCs w:val="20"/>
              </w:rPr>
            </w:pPr>
            <w:r w:rsidRPr="00386A5C">
              <w:rPr>
                <w:sz w:val="20"/>
                <w:szCs w:val="20"/>
              </w:rPr>
              <w:t>KOA_0402_1E_RK73B_with_gdt.stp</w:t>
            </w:r>
          </w:p>
          <w:p w:rsidR="00386A5C" w:rsidRPr="00386A5C" w:rsidRDefault="00386A5C" w:rsidP="006C1A5C">
            <w:pPr>
              <w:rPr>
                <w:sz w:val="20"/>
                <w:szCs w:val="20"/>
              </w:rPr>
            </w:pPr>
            <w:r w:rsidRPr="00386A5C">
              <w:rPr>
                <w:sz w:val="20"/>
                <w:szCs w:val="20"/>
              </w:rPr>
              <w:t>KOA_0402_1E_RK73B_with_gdt_single_solid.stp</w:t>
            </w:r>
          </w:p>
        </w:tc>
      </w:tr>
    </w:tbl>
    <w:p w:rsidR="00C83E93" w:rsidRPr="006C1A5C" w:rsidRDefault="00C83E93" w:rsidP="006C1A5C"/>
    <w:p w:rsidR="00656F71" w:rsidRDefault="00656F71"/>
    <w:p w:rsidR="00656F71" w:rsidRDefault="00656F71"/>
    <w:p w:rsidR="00656F71" w:rsidRDefault="00656F71"/>
    <w:p w:rsidR="00656F71" w:rsidRDefault="00D61F06">
      <w:r>
        <w:rPr>
          <w:noProof/>
        </w:rPr>
        <w:pict>
          <v:group id="Canvas 4" o:spid="_x0000_s1119" style="position:absolute;margin-left:0;margin-top:0;width:468pt;height:622.1pt;z-index:251676672;mso-position-horizontal:left;mso-position-horizontal-relative:margin;mso-position-vertical:top;mso-position-vertical-relative:margin" coordsize="59436,79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">
            <v:shape id="_x0000_s1120" type="#_x0000_t75" style="position:absolute;width:59436;height:79000;visibility:visible">
              <v:fill o:detectmouseclick="t"/>
              <v:path o:connecttype="none"/>
            </v:shape>
            <v:shape id="Text Box 4" o:spid="_x0000_s1121" type="#_x0000_t202" style="position:absolute;top:74308;width:47497;height:23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wNuMMA&#10;AADaAAAADwAAAGRycy9kb3ducmV2LnhtbESP0WrCQBRE3wv+w3KFvpRmU7GxjW5CLVR8NfUDbrLX&#10;JJi9G7KriX/fFYQ+DjNzhtnkk+nElQbXWlbwFsUgiCurW64VHH9/Xj9AOI+ssbNMCm7kIM9mTxtM&#10;tR35QNfC1yJA2KWooPG+T6V0VUMGXWR74uCd7GDQBznUUg84Brjp5CKOE2mw5bDQYE/fDVXn4mIU&#10;nPbjy/vnWO78cXVYJltsV6W9KfU8n77WIDxN/j/8aO+1ggXcr4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wNuMMAAADaAAAADwAAAAAAAAAAAAAAAACYAgAAZHJzL2Rv&#10;d25yZXYueG1sUEsFBgAAAAAEAAQA9QAAAIgDAAAAAA==&#10;" stroked="f">
              <v:textbox>
                <w:txbxContent>
                  <w:p w:rsidR="005D0C4A" w:rsidRDefault="005D0C4A" w:rsidP="0018052A">
                    <w:pPr>
                      <w:pStyle w:val="Caption"/>
                      <w:rPr>
                        <w:noProof/>
                      </w:rPr>
                    </w:pPr>
                    <w:r>
                      <w:t>Figure A1. JEDEC TO-236 Issue H.</w:t>
                    </w:r>
                  </w:p>
                  <w:p w:rsidR="005D0C4A" w:rsidRDefault="005D0C4A" w:rsidP="0018052A"/>
                </w:txbxContent>
              </v:textbox>
            </v:shape>
            <v:shape id="Picture 5" o:spid="_x0000_s1122" type="#_x0000_t75" style="position:absolute;left:571;top:7653;width:45720;height:6638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4OuszDAAAA2gAAAA8AAABkcnMvZG93bnJldi54bWxEj0FrAjEUhO8F/0N4gjfNWlyVrVF0aUsv&#10;FdQWr4/N62Zx87IkqW7/fVMQehxm5htmteltK67kQ+NYwXSSgSCunG64VvBxehkvQYSIrLF1TAp+&#10;KMBmPXhYYaHdjQ90PcZaJAiHAhWYGLtCylAZshgmriNO3pfzFmOSvpba4y3BbSsfs2wuLTacFgx2&#10;VBqqLsdvq+C5XJZmNs+rnV/Eg92/nj/z97NSo2G/fQIRqY//4Xv7TSvI4e9KugFy/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g66zMMAAADaAAAADwAAAAAAAAAAAAAAAACf&#10;AgAAZHJzL2Rvd25yZXYueG1sUEsFBgAAAAAEAAQA9wAAAI8DAAAAAA==&#10;">
              <v:imagedata r:id="rId25" o:title=""/>
              <v:path arrowok="t"/>
            </v:shape>
            <v:shape id="Picture 71" o:spid="_x0000_s1123" type="#_x0000_t75" style="position:absolute;left:37090;top:1333;width:21609;height:1362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YdTPEAAAA2wAAAA8AAABkcnMvZG93bnJldi54bWxEj0FrwkAUhO+C/2F5Qm+6sUor0VWSitir&#10;2pYeX3efSTD7NmS3mvx7t1DwOMzMN8xq09laXKn1lWMF00kCglg7U3Gh4OO0Gy9A+IBssHZMCnry&#10;sFkPBytMjbvxga7HUIgIYZ+igjKEJpXS65Is+olriKN3dq3FEGVbSNPiLcJtLZ+T5EVarDgulNjQ&#10;W0n6cvy1CubZ4YL8tdjqn1n/2eT9fpt/z5R6GnXZEkSgLjzC/+13o+B1Cn9f4g+Q6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RYdTPEAAAA2wAAAA8AAAAAAAAAAAAAAAAA&#10;nwIAAGRycy9kb3ducmV2LnhtbFBLBQYAAAAABAAEAPcAAACQAwAAAAA=&#10;" stroked="t">
              <v:imagedata r:id="rId26" o:title=""/>
            </v:shape>
            <v:shape id="Text Box 4" o:spid="_x0000_s1124" type="#_x0000_t202" style="position:absolute;left:36971;top:14848;width:21728;height:31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K7sUA&#10;AADbAAAADwAAAGRycy9kb3ducmV2LnhtbESPQWvCQBSE70L/w/KEXkQ3rW200VVKoaI3q2Kvj+wz&#10;Cc2+TXe3Mf57tyB4HGbmG2a+7EwtWnK+sqzgaZSAIM6trrhQcNh/DqcgfEDWWFsmBRfysFw89OaY&#10;aXvmL2p3oRARwj5DBWUITSalz0sy6Ee2IY7eyTqDIUpXSO3wHOGmls9JkkqDFceFEhv6KCn/2f0Z&#10;BdOXdfvtN+PtMU9P9VsYTNrVr1Pqsd+9z0AE6sI9fGuvtYLJK/x/iT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38ruxQAAANsAAAAPAAAAAAAAAAAAAAAAAJgCAABkcnMv&#10;ZG93bnJldi54bWxQSwUGAAAAAAQABAD1AAAAigMAAAAA&#10;">
              <v:textbox>
                <w:txbxContent>
                  <w:p w:rsidR="005D0C4A" w:rsidRDefault="005D0C4A" w:rsidP="0018052A">
                    <w:pPr>
                      <w:pStyle w:val="NormalWeb"/>
                      <w:spacing w:before="0" w:beforeAutospacing="0" w:after="200" w:afterAutospacing="0" w:line="276" w:lineRule="auto"/>
                    </w:pPr>
                    <w:r w:rsidRPr="00813C39">
                      <w:rPr>
                        <w:rFonts w:eastAsia="Times New Roman"/>
                        <w:b/>
                        <w:bCs/>
                        <w:sz w:val="20"/>
                        <w:szCs w:val="20"/>
                      </w:rPr>
                      <w:t>TO-236_AA_with_gdt.stp</w:t>
                    </w:r>
                  </w:p>
                </w:txbxContent>
              </v:textbox>
            </v:shape>
            <w10:wrap type="topAndBottom" anchorx="margin" anchory="margin"/>
          </v:group>
        </w:pict>
      </w:r>
    </w:p>
    <w:p w:rsidR="00656F71" w:rsidRDefault="00D61F06">
      <w:r>
        <w:rPr>
          <w:noProof/>
        </w:rPr>
        <w:pict>
          <v:group id="Canvas 14" o:spid="_x0000_s1125" style="position:absolute;margin-left:12pt;margin-top:12pt;width:468pt;height:588pt;z-index:251678720;mso-position-horizontal-relative:margin;mso-position-vertical-relative:margin" coordsize="59436,74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">
            <v:shape id="_x0000_s1126" type="#_x0000_t75" style="position:absolute;width:59436;height:74676;visibility:visible">
              <v:fill o:detectmouseclick="t"/>
              <v:path o:connecttype="none"/>
            </v:shape>
            <v:shape id="Text Box 4" o:spid="_x0000_s1127" type="#_x0000_t202" style="position:absolute;top:71328;width:47497;height:23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Akb8A&#10;AADbAAAADwAAAGRycy9kb3ducmV2LnhtbERPy6rCMBDdC/5DGMGNaKpcX9UoXkFxW/UDxmZsi82k&#10;NLm2/r25ILibw3nOetuaUjypdoVlBeNRBII4tbrgTMH1chguQDiPrLG0TApe5GC76XbWGGvbcELP&#10;s89ECGEXo4Lc+yqW0qU5GXQjWxEH7m5rgz7AOpO6xiaEm1JOomgmDRYcGnKsaJ9T+jj/GQX3UzOY&#10;Lpvb0V/nyc/sF4v5zb6U6vfa3QqEp9Z/xR/3SYf5E/j/JRwgN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CRvwAAANsAAAAPAAAAAAAAAAAAAAAAAJgCAABkcnMvZG93bnJl&#10;di54bWxQSwUGAAAAAAQABAD1AAAAhAMAAAAA&#10;" stroked="f">
              <v:textbox>
                <w:txbxContent>
                  <w:p w:rsidR="005D0C4A" w:rsidRDefault="005D0C4A" w:rsidP="0018052A">
                    <w:pPr>
                      <w:pStyle w:val="Caption"/>
                      <w:rPr>
                        <w:noProof/>
                      </w:rPr>
                    </w:pPr>
                    <w:r>
                      <w:t>Figure A2. JEDEC DO-214 Issue D.</w:t>
                    </w:r>
                  </w:p>
                  <w:p w:rsidR="005D0C4A" w:rsidRDefault="005D0C4A" w:rsidP="0018052A"/>
                </w:txbxContent>
              </v:textbox>
            </v:shape>
            <v:shape id="Picture 15" o:spid="_x0000_s1128" type="#_x0000_t75" style="position:absolute;left:431;top:152;width:47867;height:7004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SwDTAAAAA2wAAAA8AAABkcnMvZG93bnJldi54bWxET01rAjEQvQv+hzBCb5pVWpHVKFWQSqEH&#10;tQWPw2a6WdxMwk6q23/fFAq9zeN9zmrT+1bdqJMmsIHppABFXAXbcG3g/bwfL0BJQrbYBiYD3ySw&#10;WQ8HKyxtuPORbqdUqxzCUqIBl1IstZbKkUeZhEicuc/QeUwZdrW2Hd5zuG/1rCjm2mPDucFhpJ2j&#10;6nr68gZEYvG2jY8XltfZ1fkX9+EOvTEPo/55CSpRn/7Ff+6DzfOf4PeXfIBe/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BLANMAAAADbAAAADwAAAAAAAAAAAAAAAACfAgAA&#10;ZHJzL2Rvd25yZXYueG1sUEsFBgAAAAAEAAQA9wAAAIwDAAAAAA==&#10;">
              <v:imagedata r:id="rId27" o:title=""/>
              <v:path arrowok="t"/>
            </v:shape>
            <v:shape id="Text Box 4" o:spid="_x0000_s1129" type="#_x0000_t202" style="position:absolute;left:34861;top:56558;width:23527;height:31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1aMMQA&#10;AADbAAAADwAAAGRycy9kb3ducmV2LnhtbESPQWvCQBSE70L/w/IEL1I3Wok2dRURWvRmtbTXR/aZ&#10;BLNv091tjP/eFYQeh5n5hlmsOlOLlpyvLCsYjxIQxLnVFRcKvo7vz3MQPiBrrC2Tgit5WC2fegvM&#10;tL3wJ7WHUIgIYZ+hgjKEJpPS5yUZ9CPbEEfvZJ3BEKUrpHZ4iXBTy0mSpNJgxXGhxIY2JeXnw59R&#10;MJ9u2x+/e9l/5+mpfg3DWfvx65Qa9Lv1G4hAXfgPP9pbrSAdw/1L/AF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9WjDEAAAA2wAAAA8AAAAAAAAAAAAAAAAAmAIAAGRycy9k&#10;b3ducmV2LnhtbFBLBQYAAAAABAAEAPUAAACJAwAAAAA=&#10;">
              <v:textbox>
                <w:txbxContent>
                  <w:p w:rsidR="005D0C4A" w:rsidRDefault="005D0C4A" w:rsidP="0018052A">
                    <w:pPr>
                      <w:pStyle w:val="NormalWeb"/>
                      <w:spacing w:before="0" w:beforeAutospacing="0" w:after="200" w:afterAutospacing="0" w:line="276" w:lineRule="auto"/>
                    </w:pPr>
                    <w:r w:rsidRPr="00813C39">
                      <w:rPr>
                        <w:rFonts w:eastAsia="Times New Roman"/>
                        <w:b/>
                        <w:bCs/>
                        <w:sz w:val="20"/>
                        <w:szCs w:val="20"/>
                      </w:rPr>
                      <w:t>DO-214_AB_with_gdt_single_solid.stp</w:t>
                    </w:r>
                    <w:r>
                      <w:rPr>
                        <w:rFonts w:ascii="Calibri" w:eastAsia="Calibri" w:hAnsi="Calibri"/>
                        <w:sz w:val="22"/>
                        <w:szCs w:val="22"/>
                      </w:rPr>
                      <w:t> </w:t>
                    </w:r>
                  </w:p>
                </w:txbxContent>
              </v:textbox>
            </v:shape>
            <v:shape id="Picture 7" o:spid="_x0000_s1130" type="#_x0000_t75" style="position:absolute;left:34861;top:44468;width:23527;height:1208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Brz7DAAAA2gAAAA8AAABkcnMvZG93bnJldi54bWxEj0FrwkAUhO+F/oflFXopurEHLdFVRJT2&#10;IIjaH/DMPrPB7NuYXZPor3cFweMwM98wk1lnS9FQ7QvHCgb9BARx5nTBuYL//ar3A8IHZI2lY1Jw&#10;JQ+z6fvbBFPtWt5Sswu5iBD2KSowIVSplD4zZNH3XUUcvaOrLYYo61zqGtsIt6X8TpKhtFhwXDBY&#10;0cJQdtpdrIJW7pvN7XpbZ0s8+4Ohy++q+FLq86Obj0EE6sIr/Gz/aQUjeFyJN0BO7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cGvPsMAAADaAAAADwAAAAAAAAAAAAAAAACf&#10;AgAAZHJzL2Rvd25yZXYueG1sUEsFBgAAAAAEAAQA9wAAAI8DAAAAAA==&#10;" stroked="t">
              <v:imagedata r:id="rId28" o:title=""/>
              <v:path arrowok="t"/>
            </v:shape>
            <w10:wrap type="topAndBottom" anchorx="margin" anchory="margin"/>
          </v:group>
        </w:pict>
      </w:r>
    </w:p>
    <w:p w:rsidR="00656F71" w:rsidRDefault="00656F71"/>
    <w:p w:rsidR="00AE0015" w:rsidRDefault="00F16AB0" w:rsidP="00F16AB0">
      <w:pPr>
        <w:pStyle w:val="Heading2"/>
      </w:pPr>
      <w:r>
        <w:t>APPENDIX B – PackageGdtReporter</w:t>
      </w:r>
    </w:p>
    <w:p w:rsidR="00F16AB0" w:rsidRDefault="00D54194">
      <w:r>
        <w:t xml:space="preserve">To demonstrate the extraction of GD&amp;T annotations from the provided physical files, a sample Java </w:t>
      </w:r>
      <w:r w:rsidR="00F16AB0">
        <w:t>utili</w:t>
      </w:r>
      <w:r>
        <w:t xml:space="preserve">ty is provided that uses the JSDAI query routines to traverse an </w:t>
      </w:r>
      <w:del w:id="271" w:author="Thomas Thurman" w:date="2013-06-14T15:34:00Z">
        <w:r w:rsidDel="009F6A62">
          <w:delText xml:space="preserve">AP210 </w:delText>
        </w:r>
      </w:del>
      <w:ins w:id="272" w:author="Thomas Thurman" w:date="2013-06-14T15:34:00Z">
        <w:r w:rsidR="009F6A62">
          <w:t>AP 210</w:t>
        </w:r>
      </w:ins>
      <w:r>
        <w:t xml:space="preserve">package </w:t>
      </w:r>
      <w:del w:id="273" w:author="Thomas Thurman" w:date="2012-05-20T10:37:00Z">
        <w:r w:rsidDel="00057F7D">
          <w:delText>model  and</w:delText>
        </w:r>
      </w:del>
      <w:ins w:id="274" w:author="Thomas Thurman" w:date="2012-05-20T10:37:00Z">
        <w:r w:rsidR="00057F7D">
          <w:t>model and</w:t>
        </w:r>
      </w:ins>
      <w:r>
        <w:t xml:space="preserve"> report the GD&amp;T elements in a text-based format.</w:t>
      </w:r>
    </w:p>
    <w:p w:rsidR="00D54194" w:rsidRDefault="00D54194" w:rsidP="00AA381A">
      <w:pPr>
        <w:rPr>
          <w:ins w:id="275" w:author="Thomas Thurman" w:date="2013-06-15T00:07:00Z"/>
        </w:rPr>
      </w:pPr>
      <w:r w:rsidRPr="00AA381A">
        <w:t xml:space="preserve">The </w:t>
      </w:r>
      <w:r w:rsidR="00AA381A" w:rsidRPr="00AA381A">
        <w:t xml:space="preserve">following is the output obtained by executing the </w:t>
      </w:r>
      <w:del w:id="276" w:author="Thomas Thurman" w:date="2012-05-20T10:37:00Z">
        <w:r w:rsidR="00AA381A" w:rsidRPr="00AA381A" w:rsidDel="00057F7D">
          <w:delText>PackageGdtReporter  on</w:delText>
        </w:r>
      </w:del>
      <w:ins w:id="277" w:author="Thomas Thurman" w:date="2012-05-20T10:37:00Z">
        <w:r w:rsidR="00057F7D" w:rsidRPr="00AA381A">
          <w:t>PackageGdtReporter on</w:t>
        </w:r>
      </w:ins>
      <w:r w:rsidR="00AA381A" w:rsidRPr="00AA381A">
        <w:t xml:space="preserve"> the sample model ‘TO-236_AA_with_gdt.stp’</w:t>
      </w:r>
      <w:r w:rsidR="00AA381A">
        <w:t>. As may be seen in the output, the model contains three datums</w:t>
      </w:r>
      <w:r w:rsidR="00A3301F">
        <w:t>, numerous dimensions (</w:t>
      </w:r>
      <w:del w:id="278" w:author="Thomas Thurman" w:date="2012-05-20T10:37:00Z">
        <w:r w:rsidR="00A3301F" w:rsidDel="00057F7D">
          <w:delText>both dimensional</w:delText>
        </w:r>
      </w:del>
      <w:ins w:id="279" w:author="Thomas Thurman" w:date="2012-05-20T10:37:00Z">
        <w:r w:rsidR="00057F7D">
          <w:t>dimensional</w:t>
        </w:r>
      </w:ins>
      <w:r w:rsidR="00A3301F">
        <w:t xml:space="preserve">_size and dimensional_location, as well as both position and surface profile tolerances. For all GD&amp;T elements, the associated faces from the solid models are reported, as well as their role in the body and/or terminals of the package. </w:t>
      </w:r>
    </w:p>
    <w:p w:rsidR="001370AA" w:rsidRDefault="001370AA" w:rsidP="00AA381A">
      <w:pPr>
        <w:numPr>
          <w:ins w:id="280" w:author="Thomas Thurman" w:date="2013-06-15T00:07:00Z"/>
        </w:numPr>
      </w:pPr>
      <w:ins w:id="281" w:author="Thomas Thurman" w:date="2013-06-15T00:07:00Z">
        <w:r>
          <w:t xml:space="preserve">[Following not yet reviewed due to </w:t>
        </w:r>
      </w:ins>
      <w:ins w:id="282" w:author="Thomas Thurman" w:date="2013-06-15T00:08:00Z">
        <w:r>
          <w:t xml:space="preserve">request for </w:t>
        </w:r>
      </w:ins>
      <w:ins w:id="283" w:author="Thomas Thurman" w:date="2013-06-15T00:07:00Z">
        <w:r>
          <w:t xml:space="preserve">changes in text and </w:t>
        </w:r>
      </w:ins>
      <w:ins w:id="284" w:author="Thomas Thurman" w:date="2013-06-15T00:08:00Z">
        <w:r>
          <w:t xml:space="preserve">instance </w:t>
        </w:r>
      </w:ins>
      <w:ins w:id="285" w:author="Thomas Thurman" w:date="2013-06-15T00:07:00Z">
        <w:r>
          <w:t>figures.</w:t>
        </w:r>
      </w:ins>
      <w:ins w:id="286" w:author="Thomas Thurman" w:date="2013-06-15T00:08:00Z">
        <w:r>
          <w:t xml:space="preserve"> Review does need to be done.</w:t>
        </w:r>
      </w:ins>
      <w:ins w:id="287" w:author="Thomas Thurman" w:date="2013-06-15T00:07:00Z">
        <w:r>
          <w:t>]</w:t>
        </w:r>
      </w:ins>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Importing.... C:\Users\James Stori\Workspace\EclipseWorkspace\JSDAIexpress\P21 Files\TO-236_AA_with_gdt.stp</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Exchange structure: C:\Users\James Stori\Workspace\EclipseWorkspace\JSDAIexpress\P21 Files\TO-236_AA_with_gdt.stp</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Imported to the repository: TO_236_AA_annotation_pin_all_stp</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Reading time=0sec</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Datum: 'A'</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FEATUREOFSIZE</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#146 of body</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#228 of body</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Datum: 'B'</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FEATUREOFSIZE</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#115 of body</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#353 of body</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Datum: 'C'</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TANGENTPLANE</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#670 of terminal 1</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#670 of terminal 2</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#670 of terminal 3</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Dimensional size: 'E' : [ 2.64 MM (MAXIMUM) ][ 2.1 MM (MINIMUM) ]</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FEATUREOFSIZE</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#646 of terminal 1</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#646 of terminal 2</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#646 of terminal 3</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Dimensional size: 'A2' : [ 0.85 MM (NOMINAL) ][ 1.02 MM (MAXIMUM) ][ 0.7 MM (MINIMUM) ]</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FEATUREOFSIZE</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#290 of body</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#53 of body</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Composite Dimensional size: 'b' : [ 0.3 MM (MINIMUM) ][ 0.5 MM (MAXIMUM) ]</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FEATUREOFSIZE</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#469 of terminal 1</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#781 of terminal 1</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FEATUREOFSIZE</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#469 of terminal 2</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#781 of terminal 2</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FEATUREOFSIZE</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#469 of terminal 3</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#781 of terminal 3</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Dimensional size: 'D' : [ 3.04 MM (MAXIMUM) ][ 2.9 MM (NOMINAL) ][ 2.8 MM (MINIMUM) ]</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FEATUREOFSIZE</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#146 of body</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#228 of body</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Dimensional size: 'E1' : [ 1.3 MM (NOMINAL) ][ 1.2 MM (MINIMUM) ][ 1.4 MM (MAXIMUM) ]</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FEATUREOFSIZE</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#115 of body</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#353 of body</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Dimensional location: 'e' (BASIC) : [ 0.95 MM ]</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Feature 1: </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CENTERPLANE</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#469 of terminal 3</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#781 of terminal 3</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Feature 2: </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CENTERPLANE</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#469 of terminal 2</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#781 of terminal 2</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Dimensional location: 'e1' (BASIC) : [ 1.9 MM ]</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Feature 1: </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CENTERPLANE</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#469 of terminal 1</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#781 of terminal 1</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Feature 2: </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CENTERPLANE</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#469 of terminal 2</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#781 of terminal 2</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Dimensional location: 'A' : [ 1.17 MM (MAXIMUM) ][ 0.7 MM (MINIMUM) ]</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Feature 1: </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GENERIC</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#290 of body</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Feature 2: </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TANGENTPLANE</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#670 of terminal 1</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#670 of terminal 2</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#670 of terminal 3</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Dimensional location: 'A1' : [ 0.15 MM (MAXIMUM) ][ 0.05 MM (MINIMUM) ]</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Feature 1: </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GENERIC</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#53 of body</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Feature 2: </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TANGENTPLANE</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#670 of terminal 1</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#670 of terminal 2</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#670 of terminal 3</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Tolerance (POSITION): 'dim E center position' 0.15 MM</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Datum System [C(MMR) A B ]</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CENTERPLANE</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#646 of terminal 1</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#646 of terminal 2</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#646 of terminal 3</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Tolerance (SURFACEPROFILE): 'terminal bottom surface profile' 0.1 MM</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Datum System [C ]</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TANGENTPLANE</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#670 of terminal 1</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#670 of terminal 2</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#670 of terminal 3</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Composite Tolerance (POSITION): 'terminal centre plane position' 0.2 MM</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CENTERPLANE</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#469 of terminal 1</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#781 of terminal 1</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CENTERPLANE</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#469 of terminal 2</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#781 of terminal 2</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CENTERPLANE</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#469 of terminal 3</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#781 of terminal 3</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Done</w:t>
      </w:r>
    </w:p>
    <w:p w:rsidR="00AA381A" w:rsidRDefault="00AA381A"/>
    <w:sectPr w:rsidR="00AA381A" w:rsidSect="00CC2827">
      <w:pgSz w:w="12240" w:h="15840"/>
      <w:pgMar w:top="1440" w:right="1440" w:bottom="1440" w:left="1440" w:gutter="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trackRevisions/>
  <w:doNotTrackMoves/>
  <w:defaultTabStop w:val="720"/>
  <w:characterSpacingControl w:val="doNotCompress"/>
  <w:savePreviewPicture/>
  <w:compat/>
  <w:rsids>
    <w:rsidRoot w:val="00FC2740"/>
    <w:rsid w:val="000150D6"/>
    <w:rsid w:val="00034145"/>
    <w:rsid w:val="00045880"/>
    <w:rsid w:val="00050646"/>
    <w:rsid w:val="000522F7"/>
    <w:rsid w:val="00057F7D"/>
    <w:rsid w:val="00061159"/>
    <w:rsid w:val="00075748"/>
    <w:rsid w:val="00076A54"/>
    <w:rsid w:val="0009245A"/>
    <w:rsid w:val="000B2CD8"/>
    <w:rsid w:val="000E13FB"/>
    <w:rsid w:val="000E7A8E"/>
    <w:rsid w:val="000F0EE6"/>
    <w:rsid w:val="00121F81"/>
    <w:rsid w:val="001370AA"/>
    <w:rsid w:val="00140B76"/>
    <w:rsid w:val="00143BA8"/>
    <w:rsid w:val="00154753"/>
    <w:rsid w:val="0016071E"/>
    <w:rsid w:val="0018052A"/>
    <w:rsid w:val="00183679"/>
    <w:rsid w:val="00185BE9"/>
    <w:rsid w:val="001936E5"/>
    <w:rsid w:val="001D7E78"/>
    <w:rsid w:val="001E1168"/>
    <w:rsid w:val="001E7326"/>
    <w:rsid w:val="001F1D6D"/>
    <w:rsid w:val="00224627"/>
    <w:rsid w:val="00234485"/>
    <w:rsid w:val="00240AE3"/>
    <w:rsid w:val="002443CC"/>
    <w:rsid w:val="00254ABE"/>
    <w:rsid w:val="00256E9A"/>
    <w:rsid w:val="0029261F"/>
    <w:rsid w:val="002959AC"/>
    <w:rsid w:val="002C552A"/>
    <w:rsid w:val="002E1184"/>
    <w:rsid w:val="002E4791"/>
    <w:rsid w:val="002F6121"/>
    <w:rsid w:val="00313DBD"/>
    <w:rsid w:val="00337B81"/>
    <w:rsid w:val="00351432"/>
    <w:rsid w:val="00354959"/>
    <w:rsid w:val="00377028"/>
    <w:rsid w:val="00381BE9"/>
    <w:rsid w:val="00386A5C"/>
    <w:rsid w:val="00393A68"/>
    <w:rsid w:val="00395722"/>
    <w:rsid w:val="003C1D61"/>
    <w:rsid w:val="003D1626"/>
    <w:rsid w:val="003E4190"/>
    <w:rsid w:val="003F2F18"/>
    <w:rsid w:val="00413D36"/>
    <w:rsid w:val="0041638D"/>
    <w:rsid w:val="00416A6B"/>
    <w:rsid w:val="0042165F"/>
    <w:rsid w:val="004249B5"/>
    <w:rsid w:val="0042798A"/>
    <w:rsid w:val="00436ED1"/>
    <w:rsid w:val="004524D1"/>
    <w:rsid w:val="00462497"/>
    <w:rsid w:val="004676BA"/>
    <w:rsid w:val="0047119F"/>
    <w:rsid w:val="00487980"/>
    <w:rsid w:val="004A2497"/>
    <w:rsid w:val="004D0BFD"/>
    <w:rsid w:val="004D2BE8"/>
    <w:rsid w:val="004F47E3"/>
    <w:rsid w:val="004F6FC1"/>
    <w:rsid w:val="004F79B8"/>
    <w:rsid w:val="005029CD"/>
    <w:rsid w:val="00511BA0"/>
    <w:rsid w:val="0054210D"/>
    <w:rsid w:val="0057634F"/>
    <w:rsid w:val="0058013C"/>
    <w:rsid w:val="005977AE"/>
    <w:rsid w:val="005C4164"/>
    <w:rsid w:val="005C458A"/>
    <w:rsid w:val="005D0C4A"/>
    <w:rsid w:val="005D11EE"/>
    <w:rsid w:val="00616D12"/>
    <w:rsid w:val="00623D90"/>
    <w:rsid w:val="00656F71"/>
    <w:rsid w:val="00670990"/>
    <w:rsid w:val="0067444B"/>
    <w:rsid w:val="006759C6"/>
    <w:rsid w:val="00677954"/>
    <w:rsid w:val="00690E13"/>
    <w:rsid w:val="0069164F"/>
    <w:rsid w:val="006C1A5C"/>
    <w:rsid w:val="006D0064"/>
    <w:rsid w:val="006D5379"/>
    <w:rsid w:val="006E2B40"/>
    <w:rsid w:val="006F71DB"/>
    <w:rsid w:val="00700066"/>
    <w:rsid w:val="00706065"/>
    <w:rsid w:val="007072BB"/>
    <w:rsid w:val="007158C9"/>
    <w:rsid w:val="00724A7A"/>
    <w:rsid w:val="007442C5"/>
    <w:rsid w:val="00773868"/>
    <w:rsid w:val="00792399"/>
    <w:rsid w:val="007A09E7"/>
    <w:rsid w:val="007A2ECD"/>
    <w:rsid w:val="007B415E"/>
    <w:rsid w:val="007D299F"/>
    <w:rsid w:val="007F52B9"/>
    <w:rsid w:val="007F6A3C"/>
    <w:rsid w:val="00801A3C"/>
    <w:rsid w:val="00806DE1"/>
    <w:rsid w:val="008104C6"/>
    <w:rsid w:val="00813C39"/>
    <w:rsid w:val="0082008D"/>
    <w:rsid w:val="0082782F"/>
    <w:rsid w:val="00827873"/>
    <w:rsid w:val="00832B78"/>
    <w:rsid w:val="00834E79"/>
    <w:rsid w:val="0084214C"/>
    <w:rsid w:val="00854532"/>
    <w:rsid w:val="0086216E"/>
    <w:rsid w:val="008621C9"/>
    <w:rsid w:val="0088715D"/>
    <w:rsid w:val="008918FA"/>
    <w:rsid w:val="00895835"/>
    <w:rsid w:val="00896807"/>
    <w:rsid w:val="008A2876"/>
    <w:rsid w:val="008B4FBA"/>
    <w:rsid w:val="008C67CF"/>
    <w:rsid w:val="008D07C4"/>
    <w:rsid w:val="008D7EFF"/>
    <w:rsid w:val="009017AE"/>
    <w:rsid w:val="00933DEF"/>
    <w:rsid w:val="00956D89"/>
    <w:rsid w:val="009570AE"/>
    <w:rsid w:val="00986C2D"/>
    <w:rsid w:val="009924D0"/>
    <w:rsid w:val="009928A4"/>
    <w:rsid w:val="009955E1"/>
    <w:rsid w:val="009A7404"/>
    <w:rsid w:val="009C3295"/>
    <w:rsid w:val="009C5A42"/>
    <w:rsid w:val="009D7E95"/>
    <w:rsid w:val="009E394F"/>
    <w:rsid w:val="009F3D0C"/>
    <w:rsid w:val="009F6A62"/>
    <w:rsid w:val="00A0226F"/>
    <w:rsid w:val="00A03BC7"/>
    <w:rsid w:val="00A1307C"/>
    <w:rsid w:val="00A3063D"/>
    <w:rsid w:val="00A3301F"/>
    <w:rsid w:val="00A33BB3"/>
    <w:rsid w:val="00A36CBE"/>
    <w:rsid w:val="00A749CC"/>
    <w:rsid w:val="00A95379"/>
    <w:rsid w:val="00AA381A"/>
    <w:rsid w:val="00AB79F0"/>
    <w:rsid w:val="00AB7D78"/>
    <w:rsid w:val="00AC4788"/>
    <w:rsid w:val="00AD5E6B"/>
    <w:rsid w:val="00AE0015"/>
    <w:rsid w:val="00AE2DE6"/>
    <w:rsid w:val="00AF48E8"/>
    <w:rsid w:val="00AF6939"/>
    <w:rsid w:val="00B07F2D"/>
    <w:rsid w:val="00B3651A"/>
    <w:rsid w:val="00B37764"/>
    <w:rsid w:val="00B41564"/>
    <w:rsid w:val="00B515FC"/>
    <w:rsid w:val="00B670FF"/>
    <w:rsid w:val="00B6714A"/>
    <w:rsid w:val="00B84E50"/>
    <w:rsid w:val="00BA69FA"/>
    <w:rsid w:val="00BD61BA"/>
    <w:rsid w:val="00BD7D30"/>
    <w:rsid w:val="00BF7F24"/>
    <w:rsid w:val="00C02C3C"/>
    <w:rsid w:val="00C07064"/>
    <w:rsid w:val="00C13147"/>
    <w:rsid w:val="00C165D6"/>
    <w:rsid w:val="00C17D4E"/>
    <w:rsid w:val="00C3064B"/>
    <w:rsid w:val="00C3273C"/>
    <w:rsid w:val="00C356A1"/>
    <w:rsid w:val="00C36620"/>
    <w:rsid w:val="00C513F7"/>
    <w:rsid w:val="00C57A32"/>
    <w:rsid w:val="00C652B9"/>
    <w:rsid w:val="00C750C3"/>
    <w:rsid w:val="00C83E93"/>
    <w:rsid w:val="00C97DD0"/>
    <w:rsid w:val="00CA2FA2"/>
    <w:rsid w:val="00CB763B"/>
    <w:rsid w:val="00CC2827"/>
    <w:rsid w:val="00CC64A6"/>
    <w:rsid w:val="00CD0756"/>
    <w:rsid w:val="00CF3A45"/>
    <w:rsid w:val="00CF3F4E"/>
    <w:rsid w:val="00CF5C5E"/>
    <w:rsid w:val="00D46704"/>
    <w:rsid w:val="00D53EAF"/>
    <w:rsid w:val="00D54194"/>
    <w:rsid w:val="00D61F06"/>
    <w:rsid w:val="00D63CA1"/>
    <w:rsid w:val="00D70858"/>
    <w:rsid w:val="00D70B67"/>
    <w:rsid w:val="00D74D13"/>
    <w:rsid w:val="00D84C0F"/>
    <w:rsid w:val="00D9681A"/>
    <w:rsid w:val="00DA0D9A"/>
    <w:rsid w:val="00DA42ED"/>
    <w:rsid w:val="00DA7392"/>
    <w:rsid w:val="00DC3D19"/>
    <w:rsid w:val="00DD1B9A"/>
    <w:rsid w:val="00DE09FC"/>
    <w:rsid w:val="00DE3283"/>
    <w:rsid w:val="00DE7220"/>
    <w:rsid w:val="00E142D2"/>
    <w:rsid w:val="00E1635F"/>
    <w:rsid w:val="00E508DC"/>
    <w:rsid w:val="00E606AA"/>
    <w:rsid w:val="00E7146A"/>
    <w:rsid w:val="00E745DE"/>
    <w:rsid w:val="00E90734"/>
    <w:rsid w:val="00EA09F7"/>
    <w:rsid w:val="00EA4049"/>
    <w:rsid w:val="00EC5395"/>
    <w:rsid w:val="00EC55F5"/>
    <w:rsid w:val="00EC6656"/>
    <w:rsid w:val="00EF6CF0"/>
    <w:rsid w:val="00F073E1"/>
    <w:rsid w:val="00F155FE"/>
    <w:rsid w:val="00F16AB0"/>
    <w:rsid w:val="00F32302"/>
    <w:rsid w:val="00F32A78"/>
    <w:rsid w:val="00F35738"/>
    <w:rsid w:val="00F3797D"/>
    <w:rsid w:val="00F45581"/>
    <w:rsid w:val="00F52DAE"/>
    <w:rsid w:val="00F6319F"/>
    <w:rsid w:val="00F667CE"/>
    <w:rsid w:val="00F75F4C"/>
    <w:rsid w:val="00F92C39"/>
    <w:rsid w:val="00FB1DC3"/>
    <w:rsid w:val="00FB35E1"/>
    <w:rsid w:val="00FC02F7"/>
    <w:rsid w:val="00FC2740"/>
    <w:rsid w:val="00FC7100"/>
    <w:rsid w:val="00FD0395"/>
    <w:rsid w:val="00FD209A"/>
    <w:rsid w:val="00FD48E6"/>
    <w:rsid w:val="00FE7D03"/>
  </w:rsids>
  <m:mathPr>
    <m:mathFont m:val="Arial Black"/>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35"/>
    <o:shapelayout v:ext="edit">
      <o:idmap v:ext="edit" data="1"/>
      <o:rules v:ext="edit">
        <o:r id="V:Rule16" type="connector" idref="#Straight Arrow Connector 85"/>
        <o:r id="V:Rule17" type="connector" idref="#Straight Arrow Connector 45"/>
        <o:r id="V:Rule18" type="connector" idref="#Straight Arrow Connector 50"/>
        <o:r id="V:Rule19" type="connector" idref="#Straight Arrow Connector 73"/>
        <o:r id="V:Rule20" type="connector" idref="#Straight Arrow Connector 38"/>
        <o:r id="V:Rule21" type="connector" idref="#Straight Arrow Connector 54"/>
        <o:r id="V:Rule22" type="connector" idref="#Straight Arrow Connector 39"/>
        <o:r id="V:Rule23" type="connector" idref="#Straight Arrow Connector 94"/>
        <o:r id="V:Rule24" type="connector" idref="#Straight Arrow Connector 49"/>
        <o:r id="V:Rule25" type="connector" idref="#Straight Arrow Connector 53"/>
        <o:r id="V:Rule26" type="connector" idref="#Straight Arrow Connector 96"/>
        <o:r id="V:Rule27" type="connector" idref="#Straight Arrow Connector 72"/>
        <o:r id="V:Rule28" type="connector" idref="#Straight Arrow Connector 67"/>
        <o:r id="V:Rule29" type="connector" idref="#Straight Arrow Connector 43"/>
        <o:r id="V:Rule30" type="connector" idref="#Straight Arrow Connector 7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76"/>
  <w:style w:type="paragraph" w:default="1" w:styleId="Normal">
    <w:name w:val="Normal"/>
    <w:qFormat/>
    <w:rsid w:val="00CC2827"/>
  </w:style>
  <w:style w:type="paragraph" w:styleId="Heading1">
    <w:name w:val="heading 1"/>
    <w:basedOn w:val="Normal"/>
    <w:next w:val="Normal"/>
    <w:link w:val="Heading1Char"/>
    <w:uiPriority w:val="9"/>
    <w:qFormat/>
    <w:rsid w:val="00B415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634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7634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17D4E"/>
    <w:pPr>
      <w:keepNext/>
      <w:keepLines/>
      <w:spacing w:before="200" w:after="0"/>
      <w:outlineLvl w:val="3"/>
    </w:pPr>
    <w:rPr>
      <w:rFonts w:asciiTheme="majorHAnsi" w:eastAsiaTheme="majorEastAsia" w:hAnsiTheme="majorHAnsi" w:cstheme="majorBidi"/>
      <w:b/>
      <w:bCs/>
      <w:iCs/>
      <w:color w:val="4F81BD" w:themeColor="accent1"/>
    </w:rPr>
  </w:style>
  <w:style w:type="paragraph" w:styleId="Heading5">
    <w:name w:val="heading 5"/>
    <w:basedOn w:val="Normal"/>
    <w:next w:val="Normal"/>
    <w:link w:val="Heading5Char"/>
    <w:uiPriority w:val="9"/>
    <w:semiHidden/>
    <w:unhideWhenUsed/>
    <w:qFormat/>
    <w:rsid w:val="008104C6"/>
    <w:pPr>
      <w:keepNext/>
      <w:keepLines/>
      <w:spacing w:before="200" w:after="0"/>
      <w:outlineLvl w:val="4"/>
    </w:pPr>
    <w:rPr>
      <w:rFonts w:asciiTheme="majorHAnsi" w:eastAsiaTheme="majorEastAsia" w:hAnsiTheme="majorHAnsi" w:cstheme="majorBidi"/>
      <w:color w:val="244061" w:themeColor="accent1" w:themeShade="80"/>
    </w:rPr>
  </w:style>
  <w:style w:type="character" w:default="1" w:styleId="DefaultParagraphFont">
    <w:name w:val="Default Paragraph Font"/>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
    <w:uiPriority w:val="99"/>
    <w:semiHidden/>
    <w:unhideWhenUsed/>
    <w:rsid w:val="00656F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6F71"/>
    <w:rPr>
      <w:rFonts w:ascii="Tahoma" w:hAnsi="Tahoma" w:cs="Tahoma"/>
      <w:sz w:val="16"/>
      <w:szCs w:val="16"/>
    </w:rPr>
  </w:style>
  <w:style w:type="paragraph" w:styleId="Caption">
    <w:name w:val="caption"/>
    <w:basedOn w:val="Normal"/>
    <w:next w:val="Normal"/>
    <w:qFormat/>
    <w:rsid w:val="00656F71"/>
    <w:pPr>
      <w:spacing w:after="0" w:line="240" w:lineRule="auto"/>
    </w:pPr>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3D1626"/>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B4156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634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7634F"/>
    <w:rPr>
      <w:rFonts w:asciiTheme="majorHAnsi" w:eastAsiaTheme="majorEastAsia" w:hAnsiTheme="majorHAnsi" w:cstheme="majorBidi"/>
      <w:b/>
      <w:bCs/>
      <w:color w:val="4F81BD" w:themeColor="accent1"/>
    </w:rPr>
  </w:style>
  <w:style w:type="paragraph" w:styleId="Subtitle">
    <w:name w:val="Subtitle"/>
    <w:basedOn w:val="Normal"/>
    <w:next w:val="Normal"/>
    <w:link w:val="SubtitleChar"/>
    <w:uiPriority w:val="11"/>
    <w:qFormat/>
    <w:rsid w:val="0057634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7634F"/>
    <w:rPr>
      <w:rFonts w:asciiTheme="majorHAnsi" w:eastAsiaTheme="majorEastAsia" w:hAnsiTheme="majorHAnsi" w:cstheme="majorBidi"/>
      <w:i/>
      <w:iCs/>
      <w:color w:val="4F81BD" w:themeColor="accent1"/>
      <w:spacing w:val="15"/>
      <w:sz w:val="24"/>
      <w:szCs w:val="24"/>
    </w:rPr>
  </w:style>
  <w:style w:type="character" w:customStyle="1" w:styleId="Heading4Char">
    <w:name w:val="Heading 4 Char"/>
    <w:basedOn w:val="DefaultParagraphFont"/>
    <w:link w:val="Heading4"/>
    <w:uiPriority w:val="9"/>
    <w:rsid w:val="00C17D4E"/>
    <w:rPr>
      <w:rFonts w:asciiTheme="majorHAnsi" w:eastAsiaTheme="majorEastAsia" w:hAnsiTheme="majorHAnsi" w:cstheme="majorBidi"/>
      <w:b/>
      <w:bCs/>
      <w:iCs/>
      <w:color w:val="4F81BD" w:themeColor="accent1"/>
    </w:rPr>
  </w:style>
  <w:style w:type="paragraph" w:customStyle="1" w:styleId="Entity">
    <w:name w:val="Entity"/>
    <w:basedOn w:val="Normal"/>
    <w:link w:val="EntityChar"/>
    <w:qFormat/>
    <w:rsid w:val="00C17D4E"/>
    <w:rPr>
      <w:rFonts w:ascii="Courier New" w:hAnsi="Courier New" w:cs="Courier New"/>
      <w:sz w:val="20"/>
    </w:rPr>
  </w:style>
  <w:style w:type="character" w:customStyle="1" w:styleId="EntityChar">
    <w:name w:val="Entity Char"/>
    <w:basedOn w:val="DefaultParagraphFont"/>
    <w:link w:val="Entity"/>
    <w:rsid w:val="00C17D4E"/>
    <w:rPr>
      <w:rFonts w:ascii="Courier New" w:hAnsi="Courier New" w:cs="Courier New"/>
      <w:sz w:val="20"/>
    </w:rPr>
  </w:style>
  <w:style w:type="table" w:styleId="TableGrid">
    <w:name w:val="Table Grid"/>
    <w:basedOn w:val="TableNormal"/>
    <w:uiPriority w:val="59"/>
    <w:rsid w:val="00C83E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nhideWhenUsed/>
    <w:rsid w:val="00462497"/>
    <w:rPr>
      <w:sz w:val="18"/>
      <w:szCs w:val="18"/>
    </w:rPr>
  </w:style>
  <w:style w:type="paragraph" w:styleId="CommentText">
    <w:name w:val="annotation text"/>
    <w:basedOn w:val="Normal"/>
    <w:link w:val="CommentTextChar"/>
    <w:uiPriority w:val="99"/>
    <w:semiHidden/>
    <w:unhideWhenUsed/>
    <w:rsid w:val="00462497"/>
    <w:pPr>
      <w:spacing w:line="240" w:lineRule="auto"/>
    </w:pPr>
    <w:rPr>
      <w:sz w:val="24"/>
      <w:szCs w:val="24"/>
    </w:rPr>
  </w:style>
  <w:style w:type="character" w:customStyle="1" w:styleId="CommentTextChar">
    <w:name w:val="Comment Text Char"/>
    <w:basedOn w:val="DefaultParagraphFont"/>
    <w:link w:val="CommentText"/>
    <w:uiPriority w:val="99"/>
    <w:semiHidden/>
    <w:rsid w:val="00462497"/>
    <w:rPr>
      <w:sz w:val="24"/>
      <w:szCs w:val="24"/>
    </w:rPr>
  </w:style>
  <w:style w:type="paragraph" w:styleId="CommentSubject">
    <w:name w:val="annotation subject"/>
    <w:basedOn w:val="CommentText"/>
    <w:next w:val="CommentText"/>
    <w:link w:val="CommentSubjectChar"/>
    <w:uiPriority w:val="99"/>
    <w:semiHidden/>
    <w:unhideWhenUsed/>
    <w:rsid w:val="00462497"/>
    <w:rPr>
      <w:b/>
      <w:bCs/>
      <w:sz w:val="20"/>
      <w:szCs w:val="20"/>
    </w:rPr>
  </w:style>
  <w:style w:type="character" w:customStyle="1" w:styleId="CommentSubjectChar">
    <w:name w:val="Comment Subject Char"/>
    <w:basedOn w:val="CommentTextChar"/>
    <w:link w:val="CommentSubject"/>
    <w:uiPriority w:val="99"/>
    <w:semiHidden/>
    <w:rsid w:val="00462497"/>
    <w:rPr>
      <w:b/>
      <w:bCs/>
      <w:sz w:val="20"/>
      <w:szCs w:val="20"/>
    </w:rPr>
  </w:style>
  <w:style w:type="character" w:customStyle="1" w:styleId="p21">
    <w:name w:val="p21"/>
    <w:basedOn w:val="DefaultParagraphFont"/>
    <w:rsid w:val="00CD0756"/>
    <w:rPr>
      <w:rFonts w:ascii="Courier New" w:hAnsi="Courier New"/>
      <w:noProof/>
      <w:sz w:val="22"/>
      <w:lang w:val="en-US"/>
    </w:rPr>
  </w:style>
  <w:style w:type="character" w:customStyle="1" w:styleId="Heading5Char">
    <w:name w:val="Heading 5 Char"/>
    <w:basedOn w:val="DefaultParagraphFont"/>
    <w:link w:val="Heading5"/>
    <w:uiPriority w:val="9"/>
    <w:semiHidden/>
    <w:rsid w:val="008104C6"/>
    <w:rPr>
      <w:rFonts w:asciiTheme="majorHAnsi" w:eastAsiaTheme="majorEastAsia" w:hAnsiTheme="majorHAnsi" w:cstheme="majorBidi"/>
      <w:color w:val="244061" w:themeColor="accent1" w:themeShade="80"/>
    </w:rPr>
  </w:style>
  <w:style w:type="paragraph" w:styleId="FootnoteText">
    <w:name w:val="footnote text"/>
    <w:basedOn w:val="Normal"/>
    <w:link w:val="FootnoteTextChar"/>
    <w:rsid w:val="006759C6"/>
    <w:pPr>
      <w:spacing w:after="0" w:line="240" w:lineRule="auto"/>
    </w:pPr>
    <w:rPr>
      <w:sz w:val="24"/>
      <w:szCs w:val="24"/>
    </w:rPr>
  </w:style>
  <w:style w:type="character" w:customStyle="1" w:styleId="FootnoteTextChar">
    <w:name w:val="Footnote Text Char"/>
    <w:basedOn w:val="DefaultParagraphFont"/>
    <w:link w:val="FootnoteText"/>
    <w:rsid w:val="006759C6"/>
    <w:rPr>
      <w:sz w:val="24"/>
      <w:szCs w:val="24"/>
    </w:rPr>
  </w:style>
  <w:style w:type="character" w:styleId="FootnoteReference">
    <w:name w:val="footnote reference"/>
    <w:basedOn w:val="DefaultParagraphFont"/>
    <w:rsid w:val="006759C6"/>
    <w:rPr>
      <w:vertAlign w:val="superscript"/>
    </w:rPr>
  </w:style>
</w:styles>
</file>

<file path=word/webSettings.xml><?xml version="1.0" encoding="utf-8"?>
<w:webSettings xmlns:r="http://schemas.openxmlformats.org/officeDocument/2006/relationships" xmlns:w="http://schemas.openxmlformats.org/wordprocessingml/2006/main">
  <w:optimizeForBrowser/>
  <w:allowPNG/>
  <w:doNotSaveAsSingleFile/>
  <w:pixelsPerInch w:val="120"/>
</w:webSettings>
</file>

<file path=word/_rels/document.xml.rels><?xml version="1.0" encoding="UTF-8" standalone="yes"?>
<Relationships xmlns="http://schemas.openxmlformats.org/package/2006/relationships"><Relationship Id="rId9" Type="http://schemas.openxmlformats.org/officeDocument/2006/relationships/image" Target="media/image6.emf"/><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emf"/><Relationship Id="rId12" Type="http://schemas.openxmlformats.org/officeDocument/2006/relationships/image" Target="media/image9.png"/><Relationship Id="rId13" Type="http://schemas.openxmlformats.org/officeDocument/2006/relationships/image" Target="media/image10.emf"/><Relationship Id="rId14" Type="http://schemas.openxmlformats.org/officeDocument/2006/relationships/image" Target="media/image11.png"/><Relationship Id="rId15" Type="http://schemas.openxmlformats.org/officeDocument/2006/relationships/image" Target="media/image12.emf"/><Relationship Id="rId16" Type="http://schemas.openxmlformats.org/officeDocument/2006/relationships/image" Target="media/image13.png"/><Relationship Id="rId17" Type="http://schemas.openxmlformats.org/officeDocument/2006/relationships/image" Target="media/image14.emf"/><Relationship Id="rId18" Type="http://schemas.openxmlformats.org/officeDocument/2006/relationships/image" Target="media/image15.emf"/><Relationship Id="rId19" Type="http://schemas.openxmlformats.org/officeDocument/2006/relationships/image" Target="media/image16.emf"/><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emf"/><Relationship Id="rId5" Type="http://schemas.openxmlformats.org/officeDocument/2006/relationships/image" Target="media/image2.emf"/><Relationship Id="rId6" Type="http://schemas.openxmlformats.org/officeDocument/2006/relationships/image" Target="media/image3.emf"/><Relationship Id="rId7" Type="http://schemas.openxmlformats.org/officeDocument/2006/relationships/image" Target="media/image4.emf"/><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36</Pages>
  <Words>5854</Words>
  <Characters>33373</Characters>
  <Application>Microsoft Macintosh Word</Application>
  <DocSecurity>0</DocSecurity>
  <Lines>278</Lines>
  <Paragraphs>66</Paragraphs>
  <ScaleCrop>false</ScaleCrop>
  <HeadingPairs>
    <vt:vector size="2" baseType="variant">
      <vt:variant>
        <vt:lpstr>Title</vt:lpstr>
      </vt:variant>
      <vt:variant>
        <vt:i4>1</vt:i4>
      </vt:variant>
    </vt:vector>
  </HeadingPairs>
  <TitlesOfParts>
    <vt:vector size="1" baseType="lpstr">
      <vt:lpstr/>
    </vt:vector>
  </TitlesOfParts>
  <Company>Genco</Company>
  <LinksUpToDate>false</LinksUpToDate>
  <CharactersWithSpaces>40984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Stori</dc:creator>
  <cp:keywords/>
  <cp:lastModifiedBy>Thomas Thurman</cp:lastModifiedBy>
  <cp:revision>3</cp:revision>
  <cp:lastPrinted>2012-05-09T14:00:00Z</cp:lastPrinted>
  <dcterms:created xsi:type="dcterms:W3CDTF">2013-06-14T22:55:00Z</dcterms:created>
  <dcterms:modified xsi:type="dcterms:W3CDTF">2013-06-15T05:08:00Z</dcterms:modified>
</cp:coreProperties>
</file>